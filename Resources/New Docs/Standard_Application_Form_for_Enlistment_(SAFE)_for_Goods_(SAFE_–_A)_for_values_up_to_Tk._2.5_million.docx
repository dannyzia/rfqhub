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16F" w:rsidRPr="005E3846" w:rsidRDefault="00816A48" w:rsidP="00633408">
      <w:pPr>
        <w:pStyle w:val="Header"/>
        <w:tabs>
          <w:tab w:val="clear" w:pos="4320"/>
          <w:tab w:val="clear" w:pos="8640"/>
        </w:tabs>
        <w:ind w:left="440" w:right="-432" w:firstLine="880"/>
        <w:jc w:val="right"/>
        <w:rPr>
          <w:rFonts w:ascii="Arial" w:hAnsi="Arial" w:cs="Arial"/>
          <w:b/>
          <w:i/>
          <w:sz w:val="36"/>
          <w:szCs w:val="36"/>
          <w:u w:val="single"/>
          <w:lang w:val="en-GB"/>
        </w:rPr>
      </w:pPr>
      <w:bookmarkStart w:id="0" w:name="_GoBack"/>
      <w:bookmarkEnd w:id="0"/>
      <w:r>
        <w:rPr>
          <w:rFonts w:ascii="Arial" w:hAnsi="Arial" w:cs="Arial"/>
          <w:b/>
          <w:i/>
          <w:noProof/>
          <w:u w:val="single"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-666750</wp:posOffset>
                </wp:positionH>
                <wp:positionV relativeFrom="paragraph">
                  <wp:posOffset>-476250</wp:posOffset>
                </wp:positionV>
                <wp:extent cx="2876550" cy="2057400"/>
                <wp:effectExtent l="9525" t="9525" r="9525" b="9525"/>
                <wp:wrapNone/>
                <wp:docPr id="7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6550" cy="2057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C5A39" w:rsidRPr="00266715" w:rsidRDefault="00DC5A39" w:rsidP="00DC5A39">
                            <w:pPr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BF22A2">
                              <w:rPr>
                                <w:color w:val="FF0000"/>
                                <w:sz w:val="26"/>
                                <w:szCs w:val="28"/>
                              </w:rPr>
                              <w:t xml:space="preserve">This is the Preliminary working draft. PE can use this draft for their Tender preparation. During preparation of Tender, if any problem/ confusion arise, PE’s are requested to contact with CPTU for further clarifications. </w:t>
                            </w:r>
                            <w:r>
                              <w:rPr>
                                <w:color w:val="FF0000"/>
                                <w:sz w:val="26"/>
                                <w:szCs w:val="28"/>
                              </w:rPr>
                              <w:t>If any c</w:t>
                            </w:r>
                            <w:r w:rsidRPr="00BF22A2">
                              <w:rPr>
                                <w:color w:val="FF0000"/>
                                <w:sz w:val="26"/>
                                <w:szCs w:val="28"/>
                              </w:rPr>
                              <w:t>omments/</w:t>
                            </w:r>
                            <w:r>
                              <w:rPr>
                                <w:color w:val="FF0000"/>
                                <w:sz w:val="26"/>
                                <w:szCs w:val="28"/>
                              </w:rPr>
                              <w:t>s</w:t>
                            </w:r>
                            <w:r w:rsidRPr="00BF22A2">
                              <w:rPr>
                                <w:color w:val="FF0000"/>
                                <w:sz w:val="26"/>
                                <w:szCs w:val="28"/>
                              </w:rPr>
                              <w:t xml:space="preserve">uggestions to </w:t>
                            </w:r>
                            <w:r w:rsidR="00AE324D" w:rsidRPr="00BF22A2">
                              <w:rPr>
                                <w:color w:val="FF0000"/>
                                <w:sz w:val="26"/>
                                <w:szCs w:val="28"/>
                              </w:rPr>
                              <w:t>offer</w:t>
                            </w:r>
                            <w:r w:rsidRPr="00BF22A2">
                              <w:rPr>
                                <w:color w:val="FF0000"/>
                                <w:sz w:val="26"/>
                                <w:szCs w:val="28"/>
                              </w:rPr>
                              <w:t xml:space="preserve"> please send them to e-mail:</w:t>
                            </w:r>
                            <w:r>
                              <w:rPr>
                                <w:color w:val="FF0000"/>
                                <w:sz w:val="26"/>
                                <w:szCs w:val="28"/>
                              </w:rPr>
                              <w:t xml:space="preserve"> </w:t>
                            </w:r>
                            <w:hyperlink r:id="rId8" w:history="1">
                              <w:r w:rsidRPr="00F733BB">
                                <w:rPr>
                                  <w:rStyle w:val="Hyperlink"/>
                                  <w:sz w:val="26"/>
                                  <w:szCs w:val="28"/>
                                </w:rPr>
                                <w:t>info@cptu.gov.bd</w:t>
                              </w:r>
                            </w:hyperlink>
                            <w:r>
                              <w:rPr>
                                <w:color w:val="FF0000"/>
                                <w:sz w:val="26"/>
                                <w:szCs w:val="28"/>
                              </w:rPr>
                              <w:t xml:space="preserve">; </w:t>
                            </w:r>
                            <w:hyperlink r:id="rId9" w:history="1">
                              <w:r w:rsidRPr="00F733BB">
                                <w:rPr>
                                  <w:rStyle w:val="Hyperlink"/>
                                  <w:sz w:val="26"/>
                                  <w:szCs w:val="28"/>
                                </w:rPr>
                                <w:t>cptudg@cptu.gov.bd</w:t>
                              </w:r>
                            </w:hyperlink>
                            <w:r>
                              <w:rPr>
                                <w:color w:val="FF0000"/>
                                <w:sz w:val="26"/>
                                <w:szCs w:val="28"/>
                              </w:rPr>
                              <w:t xml:space="preserve"> as ear</w:t>
                            </w:r>
                            <w:r w:rsidRPr="00BF22A2">
                              <w:rPr>
                                <w:color w:val="FF0000"/>
                                <w:sz w:val="26"/>
                                <w:szCs w:val="28"/>
                              </w:rPr>
                              <w:t>ly as possible</w:t>
                            </w:r>
                            <w:r w:rsidRPr="00BF22A2">
                              <w:rPr>
                                <w:color w:val="FF0000"/>
                                <w:sz w:val="30"/>
                                <w:szCs w:val="28"/>
                              </w:rPr>
                              <w:t>.</w:t>
                            </w:r>
                            <w:r w:rsidRPr="0026671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DC5A39" w:rsidRDefault="00DC5A39" w:rsidP="00DC5A39"/>
                          <w:p w:rsidR="00DC5A39" w:rsidRDefault="00DC5A39" w:rsidP="00DC5A39"/>
                          <w:p w:rsidR="00DC5A39" w:rsidRDefault="00DC5A39" w:rsidP="00DC5A3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7" o:spid="_x0000_s1026" type="#_x0000_t202" style="position:absolute;left:0;text-align:left;margin-left:-52.5pt;margin-top:-37.5pt;width:226.5pt;height:16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">
                <v:textbox>
                  <w:txbxContent>
                    <w:p w:rsidR="00DC5A39" w:rsidRPr="00266715" w:rsidRDefault="00DC5A39" w:rsidP="00DC5A39">
                      <w:pPr>
                        <w:jc w:val="both"/>
                        <w:rPr>
                          <w:sz w:val="28"/>
                          <w:szCs w:val="28"/>
                        </w:rPr>
                      </w:pPr>
                      <w:r w:rsidRPr="00BF22A2">
                        <w:rPr>
                          <w:color w:val="FF0000"/>
                          <w:sz w:val="26"/>
                          <w:szCs w:val="28"/>
                        </w:rPr>
                        <w:t xml:space="preserve">This is the Preliminary working draft. PE can use this draft for their Tender preparation. During preparation of Tender, if any problem/ confusion arise, PE’s are requested to contact with CPTU for further clarifications. </w:t>
                      </w:r>
                      <w:r>
                        <w:rPr>
                          <w:color w:val="FF0000"/>
                          <w:sz w:val="26"/>
                          <w:szCs w:val="28"/>
                        </w:rPr>
                        <w:t>If any c</w:t>
                      </w:r>
                      <w:r w:rsidRPr="00BF22A2">
                        <w:rPr>
                          <w:color w:val="FF0000"/>
                          <w:sz w:val="26"/>
                          <w:szCs w:val="28"/>
                        </w:rPr>
                        <w:t>omments/</w:t>
                      </w:r>
                      <w:r>
                        <w:rPr>
                          <w:color w:val="FF0000"/>
                          <w:sz w:val="26"/>
                          <w:szCs w:val="28"/>
                        </w:rPr>
                        <w:t>s</w:t>
                      </w:r>
                      <w:r w:rsidRPr="00BF22A2">
                        <w:rPr>
                          <w:color w:val="FF0000"/>
                          <w:sz w:val="26"/>
                          <w:szCs w:val="28"/>
                        </w:rPr>
                        <w:t xml:space="preserve">uggestions to </w:t>
                      </w:r>
                      <w:r w:rsidR="00AE324D" w:rsidRPr="00BF22A2">
                        <w:rPr>
                          <w:color w:val="FF0000"/>
                          <w:sz w:val="26"/>
                          <w:szCs w:val="28"/>
                        </w:rPr>
                        <w:t>offer</w:t>
                      </w:r>
                      <w:r w:rsidRPr="00BF22A2">
                        <w:rPr>
                          <w:color w:val="FF0000"/>
                          <w:sz w:val="26"/>
                          <w:szCs w:val="28"/>
                        </w:rPr>
                        <w:t xml:space="preserve"> please send them to e-mail:</w:t>
                      </w:r>
                      <w:r>
                        <w:rPr>
                          <w:color w:val="FF0000"/>
                          <w:sz w:val="26"/>
                          <w:szCs w:val="28"/>
                        </w:rPr>
                        <w:t xml:space="preserve"> </w:t>
                      </w:r>
                      <w:hyperlink r:id="rId10" w:history="1">
                        <w:r w:rsidRPr="00F733BB">
                          <w:rPr>
                            <w:rStyle w:val="Hyperlink"/>
                            <w:sz w:val="26"/>
                            <w:szCs w:val="28"/>
                          </w:rPr>
                          <w:t>info@cptu.gov.bd</w:t>
                        </w:r>
                      </w:hyperlink>
                      <w:r>
                        <w:rPr>
                          <w:color w:val="FF0000"/>
                          <w:sz w:val="26"/>
                          <w:szCs w:val="28"/>
                        </w:rPr>
                        <w:t xml:space="preserve">; </w:t>
                      </w:r>
                      <w:hyperlink r:id="rId11" w:history="1">
                        <w:r w:rsidRPr="00F733BB">
                          <w:rPr>
                            <w:rStyle w:val="Hyperlink"/>
                            <w:sz w:val="26"/>
                            <w:szCs w:val="28"/>
                          </w:rPr>
                          <w:t>cptudg@cptu.gov.bd</w:t>
                        </w:r>
                      </w:hyperlink>
                      <w:r>
                        <w:rPr>
                          <w:color w:val="FF0000"/>
                          <w:sz w:val="26"/>
                          <w:szCs w:val="28"/>
                        </w:rPr>
                        <w:t xml:space="preserve"> as ear</w:t>
                      </w:r>
                      <w:r w:rsidRPr="00BF22A2">
                        <w:rPr>
                          <w:color w:val="FF0000"/>
                          <w:sz w:val="26"/>
                          <w:szCs w:val="28"/>
                        </w:rPr>
                        <w:t>ly as possible</w:t>
                      </w:r>
                      <w:r w:rsidRPr="00BF22A2">
                        <w:rPr>
                          <w:color w:val="FF0000"/>
                          <w:sz w:val="30"/>
                          <w:szCs w:val="28"/>
                        </w:rPr>
                        <w:t>.</w:t>
                      </w:r>
                      <w:r w:rsidRPr="00266715"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DC5A39" w:rsidRDefault="00DC5A39" w:rsidP="00DC5A39"/>
                    <w:p w:rsidR="00DC5A39" w:rsidRDefault="00DC5A39" w:rsidP="00DC5A39"/>
                    <w:p w:rsidR="00DC5A39" w:rsidRDefault="00DC5A39" w:rsidP="00DC5A39"/>
                  </w:txbxContent>
                </v:textbox>
              </v:shape>
            </w:pict>
          </mc:Fallback>
        </mc:AlternateContent>
      </w:r>
      <w:ins w:id="1" w:author="William Heavin" w:date="2016-06-19T08:40:00Z">
        <w:r w:rsidR="00EF7E12">
          <w:rPr>
            <w:rFonts w:ascii="Arial" w:hAnsi="Arial" w:cs="Arial"/>
            <w:b/>
            <w:i/>
            <w:u w:val="single"/>
            <w:lang w:val="en-GB"/>
          </w:rPr>
          <w:t xml:space="preserve">FINAL </w:t>
        </w:r>
      </w:ins>
      <w:r w:rsidR="0057706C" w:rsidRPr="005E3846">
        <w:rPr>
          <w:rFonts w:ascii="Arial" w:hAnsi="Arial" w:cs="Arial"/>
          <w:b/>
          <w:i/>
          <w:u w:val="single"/>
          <w:lang w:val="en-GB"/>
        </w:rPr>
        <w:t>DRAFT</w:t>
      </w:r>
      <w:r w:rsidR="00726564" w:rsidRPr="005E3846">
        <w:rPr>
          <w:rFonts w:ascii="Arial" w:hAnsi="Arial" w:cs="Arial"/>
          <w:b/>
          <w:i/>
          <w:u w:val="single"/>
          <w:lang w:val="en-GB"/>
        </w:rPr>
        <w:t xml:space="preserve">                                                                                                                                                                                                               </w:t>
      </w:r>
      <w:r w:rsidR="00E90B4F" w:rsidRPr="005E3846">
        <w:rPr>
          <w:rFonts w:ascii="Arial" w:hAnsi="Arial" w:cs="Arial"/>
          <w:b/>
          <w:i/>
          <w:u w:val="single"/>
          <w:lang w:val="en-GB"/>
        </w:rPr>
        <w:t xml:space="preserve">  </w:t>
      </w:r>
      <w:r w:rsidR="00EF4A7E" w:rsidRPr="005E3846">
        <w:rPr>
          <w:rFonts w:ascii="Arial" w:hAnsi="Arial" w:cs="Arial"/>
          <w:b/>
          <w:i/>
          <w:u w:val="single"/>
          <w:lang w:val="en-GB"/>
        </w:rPr>
        <w:t xml:space="preserve"> </w:t>
      </w:r>
      <w:r w:rsidR="00581014" w:rsidRPr="005E3846">
        <w:rPr>
          <w:rFonts w:ascii="Arial" w:hAnsi="Arial" w:cs="Arial"/>
          <w:b/>
          <w:i/>
          <w:u w:val="single"/>
          <w:lang w:val="en-GB"/>
        </w:rPr>
        <w:t xml:space="preserve"> </w:t>
      </w:r>
      <w:bookmarkStart w:id="2" w:name="_Toc231874840"/>
    </w:p>
    <w:p w:rsidR="0059416F" w:rsidRDefault="0059416F" w:rsidP="00633408">
      <w:pPr>
        <w:pStyle w:val="Header"/>
        <w:tabs>
          <w:tab w:val="clear" w:pos="4320"/>
          <w:tab w:val="clear" w:pos="8640"/>
        </w:tabs>
        <w:ind w:left="440" w:right="-432" w:firstLine="880"/>
        <w:jc w:val="right"/>
        <w:rPr>
          <w:rFonts w:ascii="Arial" w:hAnsi="Arial"/>
          <w:b/>
          <w:sz w:val="36"/>
          <w:szCs w:val="36"/>
          <w:lang w:val="en-GB"/>
        </w:rPr>
      </w:pPr>
    </w:p>
    <w:p w:rsidR="0059416F" w:rsidRPr="003323EC" w:rsidRDefault="00816A48" w:rsidP="00633408">
      <w:pPr>
        <w:pStyle w:val="Header"/>
        <w:tabs>
          <w:tab w:val="clear" w:pos="4320"/>
          <w:tab w:val="clear" w:pos="8640"/>
        </w:tabs>
        <w:ind w:left="440" w:right="-432" w:firstLine="880"/>
        <w:jc w:val="right"/>
        <w:rPr>
          <w:rFonts w:ascii="Arial" w:hAnsi="Arial"/>
          <w:b/>
          <w:sz w:val="36"/>
          <w:szCs w:val="36"/>
          <w:lang w:val="en-GB"/>
        </w:rPr>
      </w:pPr>
      <w:r w:rsidRPr="003323EC">
        <w:rPr>
          <w:b/>
          <w:noProof/>
          <w:sz w:val="36"/>
          <w:szCs w:val="36"/>
          <w:lang w:eastAsia="en-US"/>
        </w:rPr>
        <w:drawing>
          <wp:anchor distT="0" distB="0" distL="114300" distR="114300" simplePos="0" relativeHeight="251654656" behindDoc="0" locked="0" layoutInCell="1" allowOverlap="1">
            <wp:simplePos x="0" y="0"/>
            <wp:positionH relativeFrom="column">
              <wp:posOffset>2337435</wp:posOffset>
            </wp:positionH>
            <wp:positionV relativeFrom="paragraph">
              <wp:posOffset>-44450</wp:posOffset>
            </wp:positionV>
            <wp:extent cx="1238250" cy="1187450"/>
            <wp:effectExtent l="0" t="0" r="0" b="0"/>
            <wp:wrapNone/>
            <wp:docPr id="12" name="Picture 12" descr="Copy of 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opy of logo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bright="10000" contrast="3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187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9416F" w:rsidRPr="000C23F6" w:rsidRDefault="0059416F" w:rsidP="00633408">
      <w:pPr>
        <w:ind w:right="-432"/>
        <w:rPr>
          <w:rFonts w:ascii="Arial" w:hAnsi="Arial"/>
          <w:sz w:val="22"/>
          <w:lang w:val="en-GB"/>
        </w:rPr>
      </w:pPr>
    </w:p>
    <w:p w:rsidR="0059416F" w:rsidRPr="000C23F6" w:rsidRDefault="0059416F" w:rsidP="00633408">
      <w:pPr>
        <w:ind w:right="-432"/>
        <w:rPr>
          <w:rFonts w:ascii="Arial" w:hAnsi="Arial"/>
          <w:sz w:val="22"/>
          <w:lang w:val="en-GB"/>
        </w:rPr>
      </w:pPr>
    </w:p>
    <w:p w:rsidR="0059416F" w:rsidRPr="000C23F6" w:rsidRDefault="00816A48" w:rsidP="00633408">
      <w:pPr>
        <w:ind w:right="-432"/>
        <w:rPr>
          <w:rFonts w:ascii="Arial" w:hAnsi="Arial"/>
          <w:sz w:val="22"/>
          <w:lang w:val="en-GB"/>
        </w:rPr>
      </w:pPr>
      <w:r>
        <w:rPr>
          <w:b/>
          <w:noProof/>
          <w:sz w:val="36"/>
          <w:szCs w:val="36"/>
          <w:lang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33020</wp:posOffset>
                </wp:positionV>
                <wp:extent cx="1219200" cy="274320"/>
                <wp:effectExtent l="0" t="0" r="0" b="3810"/>
                <wp:wrapNone/>
                <wp:docPr id="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92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E3C7E" w:rsidRPr="005410AB" w:rsidRDefault="001E3C7E" w:rsidP="005410A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" o:spid="_x0000_s1027" type="#_x0000_t202" style="position:absolute;margin-left:0;margin-top:2.6pt;width:96pt;height:21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" stroked="f">
                <v:textbox>
                  <w:txbxContent>
                    <w:p w:rsidR="001E3C7E" w:rsidRPr="005410AB" w:rsidRDefault="001E3C7E" w:rsidP="005410AB"/>
                  </w:txbxContent>
                </v:textbox>
              </v:shape>
            </w:pict>
          </mc:Fallback>
        </mc:AlternateContent>
      </w:r>
    </w:p>
    <w:p w:rsidR="0059416F" w:rsidRPr="000C23F6" w:rsidRDefault="0059416F" w:rsidP="00633408">
      <w:pPr>
        <w:ind w:right="-432"/>
        <w:rPr>
          <w:rFonts w:ascii="Arial" w:hAnsi="Arial"/>
          <w:sz w:val="22"/>
          <w:lang w:val="en-GB"/>
        </w:rPr>
      </w:pPr>
    </w:p>
    <w:p w:rsidR="0059416F" w:rsidRPr="000C23F6" w:rsidRDefault="0059416F" w:rsidP="00633408">
      <w:pPr>
        <w:ind w:right="-432"/>
        <w:rPr>
          <w:rFonts w:ascii="Arial" w:hAnsi="Arial"/>
          <w:sz w:val="22"/>
          <w:lang w:val="en-GB"/>
        </w:rPr>
      </w:pPr>
    </w:p>
    <w:p w:rsidR="0059416F" w:rsidRDefault="0059416F" w:rsidP="00633408">
      <w:pPr>
        <w:ind w:right="-432"/>
        <w:rPr>
          <w:rFonts w:ascii="Arial" w:hAnsi="Arial"/>
          <w:sz w:val="22"/>
          <w:lang w:val="en-GB"/>
        </w:rPr>
      </w:pPr>
    </w:p>
    <w:p w:rsidR="0059416F" w:rsidRDefault="0059416F" w:rsidP="00633408">
      <w:pPr>
        <w:ind w:right="-432"/>
        <w:rPr>
          <w:rFonts w:ascii="Arial" w:hAnsi="Arial"/>
          <w:sz w:val="22"/>
          <w:lang w:val="en-GB"/>
        </w:rPr>
      </w:pPr>
    </w:p>
    <w:p w:rsidR="0059416F" w:rsidRPr="000C23F6" w:rsidRDefault="0059416F" w:rsidP="00633408">
      <w:pPr>
        <w:ind w:right="-432"/>
        <w:rPr>
          <w:rFonts w:ascii="Arial" w:hAnsi="Arial"/>
          <w:sz w:val="22"/>
          <w:lang w:val="en-GB"/>
        </w:rPr>
      </w:pPr>
    </w:p>
    <w:p w:rsidR="0059416F" w:rsidRPr="000C23F6" w:rsidRDefault="0059416F" w:rsidP="00633408">
      <w:pPr>
        <w:ind w:right="-432"/>
        <w:rPr>
          <w:rFonts w:ascii="Arial" w:hAnsi="Arial"/>
          <w:sz w:val="22"/>
          <w:lang w:val="en-GB"/>
        </w:rPr>
      </w:pPr>
    </w:p>
    <w:p w:rsidR="0059416F" w:rsidRDefault="0059416F" w:rsidP="00633408">
      <w:pPr>
        <w:ind w:right="-432"/>
        <w:jc w:val="center"/>
        <w:rPr>
          <w:rFonts w:ascii="Serifa BT" w:hAnsi="Serifa BT" w:cs="Times New Roman Bold"/>
          <w:b/>
          <w:sz w:val="36"/>
          <w:lang w:val="en-GB"/>
        </w:rPr>
      </w:pPr>
      <w:r w:rsidRPr="000C23F6">
        <w:rPr>
          <w:rFonts w:ascii="Serifa BT" w:hAnsi="Serifa BT" w:cs="Times New Roman Bold"/>
          <w:b/>
          <w:sz w:val="36"/>
          <w:lang w:val="en-GB"/>
        </w:rPr>
        <w:t>GOVERNMENT OF THE PEO</w:t>
      </w:r>
      <w:smartTag w:uri="urn:schemas-microsoft-com:office:smarttags" w:element="stockticker">
        <w:r w:rsidRPr="000C23F6">
          <w:rPr>
            <w:rFonts w:ascii="Serifa BT" w:hAnsi="Serifa BT" w:cs="Times New Roman Bold"/>
            <w:b/>
            <w:sz w:val="36"/>
            <w:lang w:val="en-GB"/>
          </w:rPr>
          <w:t>PLE</w:t>
        </w:r>
      </w:smartTag>
      <w:r w:rsidRPr="000C23F6">
        <w:rPr>
          <w:rFonts w:ascii="Serifa BT" w:hAnsi="Serifa BT" w:cs="Times New Roman Bold"/>
          <w:b/>
          <w:sz w:val="36"/>
          <w:lang w:val="en-GB"/>
        </w:rPr>
        <w:t xml:space="preserve">’S </w:t>
      </w:r>
      <w:smartTag w:uri="urn:schemas-microsoft-com:office:smarttags" w:element="State">
        <w:smartTag w:uri="urn:schemas-microsoft-com:office:smarttags" w:element="PlaceType">
          <w:r w:rsidRPr="000C23F6">
            <w:rPr>
              <w:rFonts w:ascii="Serifa BT" w:hAnsi="Serifa BT" w:cs="Times New Roman Bold"/>
              <w:b/>
              <w:sz w:val="36"/>
              <w:lang w:val="en-GB"/>
            </w:rPr>
            <w:t>REPUBLIC</w:t>
          </w:r>
        </w:smartTag>
        <w:r w:rsidRPr="000C23F6">
          <w:rPr>
            <w:rFonts w:ascii="Serifa BT" w:hAnsi="Serifa BT" w:cs="Times New Roman Bold"/>
            <w:b/>
            <w:sz w:val="36"/>
            <w:lang w:val="en-GB"/>
          </w:rPr>
          <w:t xml:space="preserve"> OF </w:t>
        </w:r>
        <w:smartTag w:uri="urn:schemas-microsoft-com:office:smarttags" w:element="PlaceName">
          <w:r w:rsidRPr="000C23F6">
            <w:rPr>
              <w:rFonts w:ascii="Serifa BT" w:hAnsi="Serifa BT" w:cs="Times New Roman Bold"/>
              <w:b/>
              <w:sz w:val="36"/>
              <w:lang w:val="en-GB"/>
            </w:rPr>
            <w:t>BANGLADESH</w:t>
          </w:r>
        </w:smartTag>
      </w:smartTag>
    </w:p>
    <w:p w:rsidR="0059416F" w:rsidRDefault="0059416F" w:rsidP="008314B9">
      <w:pPr>
        <w:ind w:right="-432"/>
        <w:rPr>
          <w:rFonts w:ascii="Serifa BT" w:hAnsi="Serifa BT" w:cs="Times New Roman Bold"/>
          <w:b/>
          <w:sz w:val="36"/>
          <w:lang w:val="en-GB"/>
        </w:rPr>
      </w:pPr>
    </w:p>
    <w:p w:rsidR="0059416F" w:rsidRDefault="0059416F" w:rsidP="00633408">
      <w:pPr>
        <w:ind w:right="-432"/>
        <w:jc w:val="center"/>
        <w:rPr>
          <w:rFonts w:ascii="Serifa BT" w:hAnsi="Serifa BT" w:cs="Times New Roman Bold"/>
          <w:b/>
          <w:sz w:val="36"/>
          <w:lang w:val="en-GB"/>
        </w:rPr>
      </w:pPr>
    </w:p>
    <w:p w:rsidR="0059416F" w:rsidRDefault="0059416F" w:rsidP="00633408">
      <w:pPr>
        <w:ind w:right="-432"/>
        <w:jc w:val="center"/>
        <w:rPr>
          <w:rFonts w:ascii="Serifa BT" w:hAnsi="Serifa BT" w:cs="Times New Roman Bold"/>
          <w:b/>
          <w:sz w:val="36"/>
          <w:lang w:val="en-GB"/>
        </w:rPr>
      </w:pPr>
    </w:p>
    <w:p w:rsidR="0059416F" w:rsidRDefault="0059416F" w:rsidP="00633408">
      <w:pPr>
        <w:ind w:right="-432"/>
        <w:jc w:val="center"/>
        <w:rPr>
          <w:rFonts w:ascii="Serifa BT" w:hAnsi="Serifa BT" w:cs="Times New Roman Bold"/>
          <w:b/>
          <w:sz w:val="36"/>
          <w:lang w:val="en-GB"/>
        </w:rPr>
      </w:pPr>
    </w:p>
    <w:p w:rsidR="0059416F" w:rsidRPr="00FE38DF" w:rsidRDefault="0059416F" w:rsidP="007C4115">
      <w:pPr>
        <w:ind w:right="-432"/>
        <w:jc w:val="center"/>
        <w:rPr>
          <w:rFonts w:ascii="Arial" w:hAnsi="Arial"/>
          <w:b/>
          <w:bCs/>
          <w:sz w:val="28"/>
          <w:szCs w:val="28"/>
        </w:rPr>
      </w:pPr>
      <w:r w:rsidRPr="00FE38DF">
        <w:rPr>
          <w:rFonts w:ascii="Arial" w:hAnsi="Arial"/>
          <w:b/>
          <w:bCs/>
          <w:sz w:val="36"/>
          <w:szCs w:val="36"/>
        </w:rPr>
        <w:t xml:space="preserve">Standard </w:t>
      </w:r>
      <w:r w:rsidR="00FE38DF">
        <w:rPr>
          <w:rFonts w:ascii="Arial" w:hAnsi="Arial"/>
          <w:b/>
          <w:bCs/>
          <w:sz w:val="36"/>
          <w:szCs w:val="36"/>
        </w:rPr>
        <w:t>A</w:t>
      </w:r>
      <w:r w:rsidR="00DB071C" w:rsidRPr="00FE38DF">
        <w:rPr>
          <w:rFonts w:ascii="Arial" w:hAnsi="Arial"/>
          <w:b/>
          <w:bCs/>
          <w:sz w:val="36"/>
          <w:szCs w:val="36"/>
        </w:rPr>
        <w:t xml:space="preserve">pplication </w:t>
      </w:r>
      <w:r w:rsidR="00FE38DF">
        <w:rPr>
          <w:rFonts w:ascii="Arial" w:hAnsi="Arial"/>
          <w:b/>
          <w:bCs/>
          <w:sz w:val="36"/>
          <w:szCs w:val="36"/>
        </w:rPr>
        <w:t>F</w:t>
      </w:r>
      <w:r w:rsidR="00DB071C" w:rsidRPr="00FE38DF">
        <w:rPr>
          <w:rFonts w:ascii="Arial" w:hAnsi="Arial"/>
          <w:b/>
          <w:bCs/>
          <w:sz w:val="36"/>
          <w:szCs w:val="36"/>
        </w:rPr>
        <w:t xml:space="preserve">orm for </w:t>
      </w:r>
      <w:r w:rsidR="00FE38DF" w:rsidRPr="00FE38DF">
        <w:rPr>
          <w:rFonts w:ascii="Arial" w:hAnsi="Arial"/>
          <w:b/>
          <w:bCs/>
          <w:sz w:val="36"/>
          <w:szCs w:val="36"/>
        </w:rPr>
        <w:t>E</w:t>
      </w:r>
      <w:r w:rsidR="00DB071C" w:rsidRPr="00FE38DF">
        <w:rPr>
          <w:rFonts w:ascii="Arial" w:hAnsi="Arial"/>
          <w:b/>
          <w:bCs/>
          <w:sz w:val="36"/>
          <w:szCs w:val="36"/>
        </w:rPr>
        <w:t xml:space="preserve">nlistment </w:t>
      </w:r>
      <w:r w:rsidR="00FE38DF">
        <w:rPr>
          <w:rFonts w:ascii="Arial" w:hAnsi="Arial"/>
          <w:b/>
          <w:bCs/>
          <w:sz w:val="36"/>
          <w:szCs w:val="36"/>
        </w:rPr>
        <w:t>(SAFE)</w:t>
      </w:r>
      <w:r w:rsidR="006E3701">
        <w:rPr>
          <w:rFonts w:ascii="Arial" w:hAnsi="Arial"/>
          <w:b/>
          <w:bCs/>
          <w:sz w:val="36"/>
          <w:szCs w:val="36"/>
        </w:rPr>
        <w:t xml:space="preserve"> for</w:t>
      </w:r>
      <w:r w:rsidR="00DE7D27">
        <w:rPr>
          <w:rFonts w:ascii="Arial" w:hAnsi="Arial"/>
          <w:b/>
          <w:bCs/>
          <w:sz w:val="36"/>
          <w:szCs w:val="36"/>
        </w:rPr>
        <w:t xml:space="preserve"> Goods</w:t>
      </w:r>
      <w:r w:rsidR="00DB071C" w:rsidRPr="00FE38DF">
        <w:rPr>
          <w:rFonts w:ascii="Arial" w:hAnsi="Arial"/>
          <w:b/>
          <w:bCs/>
          <w:sz w:val="36"/>
          <w:szCs w:val="36"/>
        </w:rPr>
        <w:t xml:space="preserve"> </w:t>
      </w:r>
      <w:r w:rsidR="00FE38DF" w:rsidRPr="00FE38DF">
        <w:rPr>
          <w:rFonts w:ascii="Arial" w:hAnsi="Arial"/>
          <w:b/>
          <w:bCs/>
          <w:sz w:val="36"/>
          <w:szCs w:val="36"/>
        </w:rPr>
        <w:t xml:space="preserve"> </w:t>
      </w:r>
    </w:p>
    <w:p w:rsidR="0059416F" w:rsidRPr="007C4115" w:rsidRDefault="0059416F" w:rsidP="007C4115">
      <w:pPr>
        <w:ind w:right="-432"/>
        <w:jc w:val="center"/>
        <w:rPr>
          <w:rFonts w:ascii="Arial" w:hAnsi="Arial"/>
          <w:sz w:val="28"/>
          <w:szCs w:val="28"/>
          <w:lang w:val="en-GB"/>
        </w:rPr>
      </w:pPr>
    </w:p>
    <w:p w:rsidR="0059416F" w:rsidRPr="000C23F6" w:rsidRDefault="0059416F" w:rsidP="00633408">
      <w:pPr>
        <w:ind w:right="-432"/>
        <w:jc w:val="center"/>
        <w:rPr>
          <w:rFonts w:ascii="Arial" w:hAnsi="Arial"/>
          <w:sz w:val="36"/>
          <w:szCs w:val="36"/>
          <w:lang w:val="en-GB"/>
        </w:rPr>
      </w:pPr>
      <w:r w:rsidRPr="000C23F6">
        <w:rPr>
          <w:rFonts w:ascii="Arial" w:hAnsi="Arial"/>
          <w:sz w:val="36"/>
          <w:szCs w:val="36"/>
          <w:lang w:val="en-GB"/>
        </w:rPr>
        <w:t xml:space="preserve">(for values </w:t>
      </w:r>
      <w:r>
        <w:rPr>
          <w:rFonts w:ascii="Arial" w:hAnsi="Arial"/>
          <w:sz w:val="36"/>
          <w:szCs w:val="36"/>
          <w:lang w:val="en-GB"/>
        </w:rPr>
        <w:t xml:space="preserve">up to </w:t>
      </w:r>
      <w:r w:rsidRPr="000C23F6">
        <w:rPr>
          <w:rFonts w:ascii="Arial" w:hAnsi="Arial"/>
          <w:sz w:val="36"/>
          <w:szCs w:val="36"/>
          <w:lang w:val="en-GB"/>
        </w:rPr>
        <w:t>Tk.</w:t>
      </w:r>
      <w:r w:rsidR="00FE38DF">
        <w:rPr>
          <w:rFonts w:ascii="Arial" w:hAnsi="Arial"/>
          <w:sz w:val="36"/>
          <w:szCs w:val="36"/>
          <w:lang w:val="en-GB"/>
        </w:rPr>
        <w:t xml:space="preserve"> </w:t>
      </w:r>
      <w:r w:rsidR="009147E7">
        <w:rPr>
          <w:rFonts w:ascii="Arial" w:hAnsi="Arial"/>
          <w:b/>
          <w:sz w:val="36"/>
          <w:szCs w:val="36"/>
          <w:lang w:val="en-GB"/>
        </w:rPr>
        <w:t>2</w:t>
      </w:r>
      <w:r w:rsidR="00356279">
        <w:rPr>
          <w:rFonts w:ascii="Arial" w:hAnsi="Arial"/>
          <w:b/>
          <w:sz w:val="36"/>
          <w:szCs w:val="36"/>
          <w:lang w:val="en-GB"/>
        </w:rPr>
        <w:t>.5 million</w:t>
      </w:r>
      <w:r w:rsidRPr="000C23F6">
        <w:rPr>
          <w:rFonts w:ascii="Arial" w:hAnsi="Arial"/>
          <w:sz w:val="36"/>
          <w:szCs w:val="36"/>
          <w:lang w:val="en-GB"/>
        </w:rPr>
        <w:t>)</w:t>
      </w:r>
    </w:p>
    <w:p w:rsidR="0059416F" w:rsidRDefault="0059416F" w:rsidP="00633408">
      <w:pPr>
        <w:ind w:right="-432"/>
        <w:jc w:val="center"/>
        <w:rPr>
          <w:rFonts w:ascii="Arial" w:hAnsi="Arial"/>
          <w:sz w:val="36"/>
          <w:szCs w:val="36"/>
          <w:lang w:val="en-GB"/>
        </w:rPr>
      </w:pPr>
    </w:p>
    <w:p w:rsidR="0059416F" w:rsidRDefault="0059416F" w:rsidP="00633408">
      <w:pPr>
        <w:ind w:right="-432"/>
        <w:jc w:val="center"/>
        <w:rPr>
          <w:rFonts w:ascii="Arial" w:hAnsi="Arial"/>
          <w:sz w:val="36"/>
          <w:szCs w:val="36"/>
          <w:lang w:val="en-GB"/>
        </w:rPr>
      </w:pPr>
    </w:p>
    <w:p w:rsidR="0059416F" w:rsidRPr="00883CDD" w:rsidRDefault="0059416F" w:rsidP="00633408">
      <w:pPr>
        <w:ind w:right="-432"/>
        <w:jc w:val="center"/>
        <w:rPr>
          <w:rFonts w:ascii="Arial" w:hAnsi="Arial"/>
          <w:sz w:val="18"/>
          <w:szCs w:val="36"/>
          <w:lang w:val="en-GB"/>
        </w:rPr>
      </w:pPr>
    </w:p>
    <w:p w:rsidR="0059416F" w:rsidRDefault="0059416F" w:rsidP="00633408">
      <w:pPr>
        <w:ind w:right="-432"/>
        <w:jc w:val="center"/>
        <w:rPr>
          <w:rFonts w:ascii="Arial" w:hAnsi="Arial"/>
          <w:sz w:val="36"/>
          <w:szCs w:val="36"/>
          <w:lang w:val="en-GB"/>
        </w:rPr>
      </w:pPr>
    </w:p>
    <w:p w:rsidR="0059416F" w:rsidRDefault="0059416F" w:rsidP="00633408">
      <w:pPr>
        <w:ind w:right="-432"/>
        <w:jc w:val="center"/>
        <w:rPr>
          <w:rFonts w:ascii="Arial" w:hAnsi="Arial"/>
          <w:sz w:val="36"/>
          <w:szCs w:val="36"/>
          <w:lang w:val="en-GB"/>
        </w:rPr>
      </w:pPr>
    </w:p>
    <w:p w:rsidR="0059416F" w:rsidRPr="000C23F6" w:rsidRDefault="0059416F" w:rsidP="00633408">
      <w:pPr>
        <w:ind w:right="-432"/>
        <w:jc w:val="center"/>
        <w:rPr>
          <w:rFonts w:ascii="Amer Type BT" w:hAnsi="Amer Type BT" w:cs="Times New Roman Bold"/>
          <w:b/>
          <w:sz w:val="32"/>
          <w:szCs w:val="32"/>
          <w:lang w:val="en-GB"/>
        </w:rPr>
      </w:pPr>
      <w:r w:rsidRPr="000C23F6">
        <w:rPr>
          <w:rFonts w:ascii="Amer Type BT" w:hAnsi="Amer Type BT" w:cs="Times New Roman Bold"/>
          <w:b/>
          <w:sz w:val="32"/>
          <w:szCs w:val="32"/>
          <w:lang w:val="en-GB"/>
        </w:rPr>
        <w:t>Central Procurement Technical Unit</w:t>
      </w:r>
    </w:p>
    <w:p w:rsidR="0059416F" w:rsidRPr="000C23F6" w:rsidRDefault="0059416F" w:rsidP="00633408">
      <w:pPr>
        <w:ind w:right="-432"/>
        <w:jc w:val="center"/>
        <w:rPr>
          <w:rFonts w:ascii="Amer Type BT" w:hAnsi="Amer Type BT" w:cs="Times New Roman Bold"/>
          <w:b/>
          <w:sz w:val="32"/>
          <w:szCs w:val="32"/>
          <w:lang w:val="en-GB"/>
        </w:rPr>
      </w:pPr>
      <w:r w:rsidRPr="000C23F6">
        <w:rPr>
          <w:rFonts w:ascii="Amer Type BT" w:hAnsi="Amer Type BT" w:cs="Times New Roman Bold"/>
          <w:b/>
          <w:sz w:val="32"/>
          <w:szCs w:val="32"/>
          <w:lang w:val="en-GB"/>
        </w:rPr>
        <w:t>Implementation Monitoring and Evaluation Division</w:t>
      </w:r>
    </w:p>
    <w:p w:rsidR="0059416F" w:rsidRPr="000C23F6" w:rsidRDefault="0059416F" w:rsidP="00633408">
      <w:pPr>
        <w:ind w:right="-432"/>
        <w:jc w:val="center"/>
        <w:rPr>
          <w:rFonts w:ascii="Amer Type BT" w:hAnsi="Amer Type BT" w:cs="Times New Roman Bold"/>
          <w:b/>
          <w:sz w:val="32"/>
          <w:szCs w:val="32"/>
          <w:lang w:val="en-GB"/>
        </w:rPr>
      </w:pPr>
      <w:r w:rsidRPr="000C23F6">
        <w:rPr>
          <w:rFonts w:ascii="Amer Type BT" w:hAnsi="Amer Type BT" w:cs="Times New Roman Bold"/>
          <w:b/>
          <w:sz w:val="32"/>
          <w:szCs w:val="32"/>
          <w:lang w:val="en-GB"/>
        </w:rPr>
        <w:t>Ministry of Planning</w:t>
      </w:r>
    </w:p>
    <w:p w:rsidR="0059416F" w:rsidRDefault="0059416F" w:rsidP="00633408">
      <w:pPr>
        <w:pBdr>
          <w:bottom w:val="single" w:sz="24" w:space="1" w:color="auto"/>
        </w:pBdr>
        <w:ind w:right="-432"/>
        <w:rPr>
          <w:rFonts w:ascii="Arial" w:hAnsi="Arial" w:cs="Arial"/>
          <w:bCs/>
          <w:sz w:val="22"/>
          <w:szCs w:val="22"/>
          <w:lang w:val="en-GB"/>
        </w:rPr>
      </w:pPr>
    </w:p>
    <w:p w:rsidR="003F35C3" w:rsidRPr="000C23F6" w:rsidRDefault="003F35C3" w:rsidP="00633408">
      <w:pPr>
        <w:pBdr>
          <w:bottom w:val="single" w:sz="24" w:space="1" w:color="auto"/>
        </w:pBdr>
        <w:ind w:right="-432"/>
        <w:rPr>
          <w:rFonts w:ascii="Arial" w:hAnsi="Arial" w:cs="Arial"/>
          <w:bCs/>
          <w:sz w:val="22"/>
          <w:szCs w:val="22"/>
          <w:lang w:val="en-GB"/>
        </w:rPr>
      </w:pPr>
    </w:p>
    <w:p w:rsidR="0059416F" w:rsidRDefault="0059416F" w:rsidP="00633408">
      <w:pPr>
        <w:pBdr>
          <w:bottom w:val="single" w:sz="24" w:space="1" w:color="auto"/>
        </w:pBdr>
        <w:ind w:right="-432"/>
        <w:rPr>
          <w:rFonts w:ascii="Arial" w:hAnsi="Arial" w:cs="Arial"/>
          <w:bCs/>
          <w:sz w:val="22"/>
          <w:szCs w:val="22"/>
          <w:lang w:val="en-GB"/>
        </w:rPr>
      </w:pPr>
    </w:p>
    <w:p w:rsidR="008236A7" w:rsidRDefault="008236A7" w:rsidP="00633408">
      <w:pPr>
        <w:pBdr>
          <w:bottom w:val="single" w:sz="24" w:space="1" w:color="auto"/>
        </w:pBdr>
        <w:ind w:right="-432"/>
        <w:rPr>
          <w:rFonts w:ascii="Arial" w:hAnsi="Arial" w:cs="Arial"/>
          <w:bCs/>
          <w:sz w:val="22"/>
          <w:szCs w:val="22"/>
          <w:lang w:val="en-GB"/>
        </w:rPr>
      </w:pPr>
    </w:p>
    <w:p w:rsidR="008236A7" w:rsidRDefault="008236A7" w:rsidP="00633408">
      <w:pPr>
        <w:pBdr>
          <w:bottom w:val="single" w:sz="24" w:space="1" w:color="auto"/>
        </w:pBdr>
        <w:ind w:right="-432"/>
        <w:rPr>
          <w:rFonts w:ascii="Arial" w:hAnsi="Arial" w:cs="Arial"/>
          <w:bCs/>
          <w:sz w:val="22"/>
          <w:szCs w:val="22"/>
          <w:lang w:val="en-GB"/>
        </w:rPr>
      </w:pPr>
    </w:p>
    <w:p w:rsidR="008236A7" w:rsidRDefault="008236A7" w:rsidP="00633408">
      <w:pPr>
        <w:pBdr>
          <w:bottom w:val="single" w:sz="24" w:space="1" w:color="auto"/>
        </w:pBdr>
        <w:ind w:right="-432"/>
        <w:rPr>
          <w:rFonts w:ascii="Arial" w:hAnsi="Arial" w:cs="Arial"/>
          <w:bCs/>
          <w:sz w:val="22"/>
          <w:szCs w:val="22"/>
          <w:lang w:val="en-GB"/>
        </w:rPr>
      </w:pPr>
    </w:p>
    <w:p w:rsidR="008236A7" w:rsidRPr="000C23F6" w:rsidRDefault="008236A7" w:rsidP="00633408">
      <w:pPr>
        <w:pBdr>
          <w:bottom w:val="single" w:sz="24" w:space="1" w:color="auto"/>
        </w:pBdr>
        <w:ind w:right="-432"/>
        <w:rPr>
          <w:rFonts w:ascii="Arial" w:hAnsi="Arial" w:cs="Arial"/>
          <w:bCs/>
          <w:sz w:val="22"/>
          <w:szCs w:val="22"/>
          <w:lang w:val="en-GB"/>
        </w:rPr>
      </w:pPr>
    </w:p>
    <w:p w:rsidR="0059416F" w:rsidRPr="000C23F6" w:rsidRDefault="0059416F" w:rsidP="00633408">
      <w:pPr>
        <w:pBdr>
          <w:bottom w:val="single" w:sz="24" w:space="1" w:color="auto"/>
        </w:pBdr>
        <w:ind w:right="-432"/>
        <w:rPr>
          <w:rFonts w:ascii="Arial" w:hAnsi="Arial" w:cs="Arial"/>
          <w:bCs/>
          <w:sz w:val="22"/>
          <w:szCs w:val="22"/>
          <w:lang w:val="en-GB"/>
        </w:rPr>
      </w:pPr>
    </w:p>
    <w:p w:rsidR="0059416F" w:rsidRPr="000C23F6" w:rsidRDefault="0059416F" w:rsidP="00633408">
      <w:pPr>
        <w:ind w:right="-432"/>
        <w:rPr>
          <w:rFonts w:ascii="Arial" w:hAnsi="Arial"/>
          <w:sz w:val="22"/>
          <w:lang w:val="en-GB"/>
        </w:rPr>
      </w:pPr>
    </w:p>
    <w:p w:rsidR="0059416F" w:rsidRPr="000C23F6" w:rsidRDefault="0059416F" w:rsidP="00633408">
      <w:pPr>
        <w:ind w:right="-432"/>
        <w:rPr>
          <w:rFonts w:ascii="Arial" w:hAnsi="Arial"/>
          <w:sz w:val="22"/>
          <w:lang w:val="en-GB"/>
        </w:rPr>
      </w:pPr>
    </w:p>
    <w:p w:rsidR="008236A7" w:rsidRPr="00CF4AAD" w:rsidRDefault="00EF7E12" w:rsidP="008236A7">
      <w:pPr>
        <w:ind w:right="-432"/>
        <w:rPr>
          <w:b/>
          <w:bCs/>
          <w:sz w:val="40"/>
          <w:szCs w:val="32"/>
          <w:lang w:val="en-GB"/>
        </w:rPr>
      </w:pPr>
      <w:ins w:id="3" w:author="William Heavin" w:date="2016-06-19T08:40:00Z">
        <w:r>
          <w:rPr>
            <w:b/>
            <w:bCs/>
            <w:sz w:val="32"/>
            <w:szCs w:val="32"/>
            <w:lang w:val="en-GB"/>
          </w:rPr>
          <w:t>JUNE</w:t>
        </w:r>
      </w:ins>
      <w:del w:id="4" w:author="William Heavin" w:date="2016-06-19T08:40:00Z">
        <w:r w:rsidR="008314B9" w:rsidDel="00EF7E12">
          <w:rPr>
            <w:b/>
            <w:bCs/>
            <w:sz w:val="32"/>
            <w:szCs w:val="32"/>
            <w:lang w:val="en-GB"/>
          </w:rPr>
          <w:delText>April</w:delText>
        </w:r>
      </w:del>
      <w:r w:rsidR="008314B9">
        <w:rPr>
          <w:b/>
          <w:bCs/>
          <w:sz w:val="32"/>
          <w:szCs w:val="32"/>
          <w:lang w:val="en-GB"/>
        </w:rPr>
        <w:t xml:space="preserve"> 2016</w:t>
      </w:r>
      <w:r w:rsidR="0059416F" w:rsidRPr="000C23F6">
        <w:rPr>
          <w:b/>
          <w:bCs/>
          <w:sz w:val="32"/>
          <w:szCs w:val="32"/>
          <w:lang w:val="en-GB"/>
        </w:rPr>
        <w:tab/>
      </w:r>
      <w:r w:rsidR="0059416F" w:rsidRPr="000C23F6">
        <w:rPr>
          <w:b/>
          <w:bCs/>
          <w:sz w:val="32"/>
          <w:szCs w:val="32"/>
          <w:lang w:val="en-GB"/>
        </w:rPr>
        <w:tab/>
      </w:r>
      <w:r w:rsidR="0059416F">
        <w:rPr>
          <w:b/>
          <w:bCs/>
          <w:sz w:val="32"/>
          <w:szCs w:val="32"/>
          <w:lang w:val="en-GB"/>
        </w:rPr>
        <w:t xml:space="preserve">  </w:t>
      </w:r>
      <w:r w:rsidR="008236A7">
        <w:rPr>
          <w:b/>
          <w:bCs/>
          <w:sz w:val="32"/>
          <w:szCs w:val="32"/>
          <w:lang w:val="en-GB"/>
        </w:rPr>
        <w:t xml:space="preserve">                               </w:t>
      </w:r>
      <w:r w:rsidR="006D6165">
        <w:rPr>
          <w:b/>
          <w:bCs/>
          <w:sz w:val="32"/>
          <w:szCs w:val="32"/>
          <w:lang w:val="en-GB"/>
        </w:rPr>
        <w:t xml:space="preserve"> </w:t>
      </w:r>
      <w:r w:rsidR="008236A7">
        <w:rPr>
          <w:b/>
          <w:bCs/>
          <w:sz w:val="32"/>
          <w:szCs w:val="32"/>
          <w:lang w:val="en-GB"/>
        </w:rPr>
        <w:t xml:space="preserve">              </w:t>
      </w:r>
      <w:r w:rsidR="008236A7">
        <w:rPr>
          <w:b/>
          <w:bCs/>
          <w:sz w:val="40"/>
          <w:szCs w:val="40"/>
          <w:lang w:val="en-GB"/>
        </w:rPr>
        <w:t>(</w:t>
      </w:r>
      <w:r w:rsidR="00FE199B">
        <w:rPr>
          <w:b/>
          <w:bCs/>
          <w:sz w:val="40"/>
          <w:szCs w:val="32"/>
          <w:lang w:val="en-GB"/>
        </w:rPr>
        <w:t xml:space="preserve">SAFE – </w:t>
      </w:r>
      <w:r w:rsidR="00356279">
        <w:rPr>
          <w:b/>
          <w:bCs/>
          <w:sz w:val="40"/>
          <w:szCs w:val="32"/>
          <w:lang w:val="en-GB"/>
        </w:rPr>
        <w:t>A</w:t>
      </w:r>
      <w:r w:rsidR="00FE199B">
        <w:rPr>
          <w:b/>
          <w:bCs/>
          <w:sz w:val="40"/>
          <w:szCs w:val="32"/>
          <w:lang w:val="en-GB"/>
        </w:rPr>
        <w:t>)</w:t>
      </w:r>
      <w:r w:rsidR="008236A7" w:rsidRPr="00CF4AAD">
        <w:rPr>
          <w:b/>
          <w:bCs/>
          <w:sz w:val="40"/>
          <w:szCs w:val="32"/>
          <w:lang w:val="en-GB"/>
        </w:rPr>
        <w:t xml:space="preserve"> </w:t>
      </w:r>
    </w:p>
    <w:p w:rsidR="00FE38DF" w:rsidRDefault="0059416F" w:rsidP="00633408">
      <w:pPr>
        <w:ind w:right="-432"/>
        <w:rPr>
          <w:b/>
          <w:bCs/>
          <w:sz w:val="32"/>
          <w:szCs w:val="32"/>
          <w:lang w:val="en-GB"/>
        </w:rPr>
      </w:pPr>
      <w:r>
        <w:rPr>
          <w:b/>
          <w:bCs/>
          <w:sz w:val="32"/>
          <w:szCs w:val="32"/>
          <w:lang w:val="en-GB"/>
        </w:rPr>
        <w:t xml:space="preserve">             </w:t>
      </w:r>
    </w:p>
    <w:p w:rsidR="0059416F" w:rsidRPr="000C23F6" w:rsidRDefault="0059416F" w:rsidP="00633408">
      <w:pPr>
        <w:ind w:right="-432"/>
        <w:jc w:val="center"/>
        <w:rPr>
          <w:b/>
          <w:bCs/>
          <w:sz w:val="32"/>
          <w:szCs w:val="32"/>
          <w:lang w:val="en-GB"/>
        </w:rPr>
        <w:sectPr w:rsidR="0059416F" w:rsidRPr="000C23F6" w:rsidSect="00F4160F">
          <w:headerReference w:type="default" r:id="rId13"/>
          <w:footerReference w:type="even" r:id="rId14"/>
          <w:footnotePr>
            <w:numStart w:val="16"/>
          </w:footnotePr>
          <w:pgSz w:w="11909" w:h="16834" w:code="9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:rsidR="007C1693" w:rsidRDefault="007C1693" w:rsidP="00C613AB">
      <w:pPr>
        <w:pStyle w:val="Heading1"/>
        <w:keepLines/>
        <w:tabs>
          <w:tab w:val="left" w:pos="702"/>
        </w:tabs>
        <w:suppressAutoHyphens w:val="0"/>
        <w:ind w:right="-432"/>
        <w:rPr>
          <w:sz w:val="32"/>
          <w:szCs w:val="32"/>
          <w:lang w:val="en-GB"/>
        </w:rPr>
      </w:pPr>
      <w:bookmarkStart w:id="6" w:name="_Toc231897551"/>
    </w:p>
    <w:p w:rsidR="00E05576" w:rsidRPr="002A44F9" w:rsidRDefault="00E05576" w:rsidP="00C613AB">
      <w:pPr>
        <w:pStyle w:val="Heading1"/>
        <w:keepLines/>
        <w:tabs>
          <w:tab w:val="left" w:pos="702"/>
        </w:tabs>
        <w:suppressAutoHyphens w:val="0"/>
        <w:ind w:right="-432"/>
        <w:rPr>
          <w:sz w:val="32"/>
          <w:szCs w:val="32"/>
          <w:lang w:val="en-GB"/>
        </w:rPr>
      </w:pPr>
      <w:r w:rsidRPr="002A44F9">
        <w:rPr>
          <w:sz w:val="32"/>
          <w:szCs w:val="32"/>
          <w:lang w:val="en-GB"/>
        </w:rPr>
        <w:t>Guidance Notes on the use of</w:t>
      </w:r>
    </w:p>
    <w:p w:rsidR="009B371C" w:rsidRPr="002A44F9" w:rsidRDefault="009B371C" w:rsidP="002A44F9">
      <w:pPr>
        <w:spacing w:before="120"/>
        <w:ind w:right="-432"/>
        <w:jc w:val="center"/>
        <w:rPr>
          <w:rFonts w:ascii="Arial" w:hAnsi="Arial"/>
          <w:b/>
          <w:bCs/>
          <w:sz w:val="28"/>
          <w:szCs w:val="28"/>
        </w:rPr>
      </w:pPr>
      <w:r w:rsidRPr="002A44F9">
        <w:rPr>
          <w:rFonts w:ascii="Arial" w:hAnsi="Arial"/>
          <w:b/>
          <w:bCs/>
          <w:sz w:val="28"/>
          <w:szCs w:val="28"/>
        </w:rPr>
        <w:t xml:space="preserve">Standard Application Form for Enlistment (SAFE) </w:t>
      </w:r>
      <w:r w:rsidR="00DD5CE3">
        <w:rPr>
          <w:rFonts w:ascii="Arial" w:hAnsi="Arial"/>
          <w:b/>
          <w:bCs/>
          <w:sz w:val="28"/>
          <w:szCs w:val="28"/>
        </w:rPr>
        <w:t>for Goods</w:t>
      </w:r>
      <w:r w:rsidRPr="002A44F9">
        <w:rPr>
          <w:rFonts w:ascii="Arial" w:hAnsi="Arial"/>
          <w:b/>
          <w:bCs/>
          <w:sz w:val="28"/>
          <w:szCs w:val="28"/>
        </w:rPr>
        <w:t xml:space="preserve"> </w:t>
      </w:r>
    </w:p>
    <w:p w:rsidR="008E048A" w:rsidRDefault="008E048A" w:rsidP="009B371C">
      <w:pPr>
        <w:ind w:right="-432"/>
        <w:jc w:val="center"/>
        <w:rPr>
          <w:rFonts w:ascii="Arial" w:hAnsi="Arial"/>
          <w:b/>
          <w:bCs/>
          <w:sz w:val="22"/>
          <w:szCs w:val="36"/>
        </w:rPr>
      </w:pPr>
    </w:p>
    <w:p w:rsidR="007C1693" w:rsidRDefault="007C1693" w:rsidP="00FE556C">
      <w:pPr>
        <w:spacing w:line="312" w:lineRule="auto"/>
        <w:ind w:right="-432"/>
        <w:jc w:val="center"/>
        <w:rPr>
          <w:rFonts w:ascii="Arial" w:hAnsi="Arial"/>
          <w:b/>
          <w:bCs/>
          <w:sz w:val="22"/>
          <w:szCs w:val="36"/>
        </w:rPr>
      </w:pPr>
    </w:p>
    <w:p w:rsidR="00C5223D" w:rsidRPr="008E048A" w:rsidRDefault="00E05576" w:rsidP="00FE556C">
      <w:pPr>
        <w:pStyle w:val="NormalIndent"/>
        <w:numPr>
          <w:ilvl w:val="0"/>
          <w:numId w:val="10"/>
        </w:numPr>
        <w:spacing w:before="160" w:after="120" w:line="312" w:lineRule="auto"/>
        <w:jc w:val="both"/>
        <w:rPr>
          <w:rFonts w:ascii="Arial" w:hAnsi="Arial" w:cs="Arial"/>
          <w:sz w:val="22"/>
          <w:szCs w:val="22"/>
          <w:lang w:val="en-GB"/>
        </w:rPr>
      </w:pPr>
      <w:r w:rsidRPr="008E048A">
        <w:rPr>
          <w:rFonts w:ascii="Arial" w:hAnsi="Arial" w:cs="Arial"/>
          <w:sz w:val="22"/>
          <w:szCs w:val="22"/>
          <w:lang w:val="en-GB"/>
        </w:rPr>
        <w:t xml:space="preserve">These guidance notes have been prepared by the </w:t>
      </w:r>
      <w:r w:rsidRPr="00431D06">
        <w:rPr>
          <w:rFonts w:ascii="Arial" w:hAnsi="Arial" w:cs="Arial"/>
          <w:b/>
          <w:sz w:val="22"/>
          <w:szCs w:val="22"/>
          <w:lang w:val="en-GB"/>
        </w:rPr>
        <w:t>CPTU</w:t>
      </w:r>
      <w:r w:rsidRPr="008E048A">
        <w:rPr>
          <w:rFonts w:ascii="Arial" w:hAnsi="Arial" w:cs="Arial"/>
          <w:sz w:val="22"/>
          <w:szCs w:val="22"/>
          <w:lang w:val="en-GB"/>
        </w:rPr>
        <w:t xml:space="preserve"> to assist a </w:t>
      </w:r>
      <w:r w:rsidR="006C478A" w:rsidRPr="008E048A">
        <w:rPr>
          <w:rFonts w:ascii="Arial" w:hAnsi="Arial" w:cs="Arial"/>
          <w:sz w:val="22"/>
          <w:szCs w:val="22"/>
          <w:lang w:val="en-GB"/>
        </w:rPr>
        <w:t>P</w:t>
      </w:r>
      <w:r w:rsidRPr="008E048A">
        <w:rPr>
          <w:rFonts w:ascii="Arial" w:hAnsi="Arial" w:cs="Arial"/>
          <w:sz w:val="22"/>
          <w:szCs w:val="22"/>
          <w:lang w:val="en-GB"/>
        </w:rPr>
        <w:t xml:space="preserve">rocuring Entity </w:t>
      </w:r>
      <w:r w:rsidR="00A60CAA">
        <w:rPr>
          <w:rFonts w:ascii="Arial" w:hAnsi="Arial" w:cs="Arial"/>
          <w:sz w:val="22"/>
          <w:szCs w:val="22"/>
          <w:lang w:val="en-GB"/>
        </w:rPr>
        <w:t xml:space="preserve">(PE) </w:t>
      </w:r>
      <w:r w:rsidR="00446DEE">
        <w:rPr>
          <w:rFonts w:ascii="Arial" w:hAnsi="Arial" w:cs="Arial"/>
          <w:sz w:val="22"/>
          <w:szCs w:val="22"/>
          <w:lang w:val="en-GB"/>
        </w:rPr>
        <w:t>for preparing and maintaining</w:t>
      </w:r>
      <w:r w:rsidR="0006749C">
        <w:rPr>
          <w:rFonts w:ascii="Arial" w:hAnsi="Arial" w:cs="Arial"/>
          <w:sz w:val="22"/>
          <w:szCs w:val="22"/>
          <w:lang w:val="en-GB"/>
        </w:rPr>
        <w:t xml:space="preserve">, using </w:t>
      </w:r>
      <w:r w:rsidRPr="008E048A">
        <w:rPr>
          <w:rFonts w:ascii="Arial" w:hAnsi="Arial" w:cs="Arial"/>
          <w:sz w:val="22"/>
          <w:szCs w:val="22"/>
          <w:lang w:val="en-GB"/>
        </w:rPr>
        <w:t xml:space="preserve">the Standard </w:t>
      </w:r>
      <w:r w:rsidR="009B371C" w:rsidRPr="008E048A">
        <w:rPr>
          <w:rFonts w:ascii="Arial" w:hAnsi="Arial" w:cs="Arial"/>
          <w:sz w:val="22"/>
          <w:szCs w:val="22"/>
          <w:lang w:val="en-GB"/>
        </w:rPr>
        <w:t>Application Form for Enlistment</w:t>
      </w:r>
      <w:r w:rsidR="00DA0D03" w:rsidRPr="008E048A">
        <w:rPr>
          <w:rFonts w:ascii="Arial" w:hAnsi="Arial" w:cs="Arial"/>
          <w:sz w:val="22"/>
          <w:szCs w:val="22"/>
          <w:lang w:val="en-GB"/>
        </w:rPr>
        <w:t xml:space="preserve"> </w:t>
      </w:r>
      <w:r w:rsidR="00DA0D03" w:rsidRPr="008E048A">
        <w:rPr>
          <w:rFonts w:ascii="Arial" w:hAnsi="Arial" w:cs="Arial"/>
          <w:b/>
          <w:sz w:val="22"/>
          <w:szCs w:val="22"/>
          <w:lang w:val="en-GB"/>
        </w:rPr>
        <w:t>(</w:t>
      </w:r>
      <w:r w:rsidR="009B371C" w:rsidRPr="008E048A">
        <w:rPr>
          <w:rFonts w:ascii="Arial" w:hAnsi="Arial" w:cs="Arial"/>
          <w:b/>
          <w:sz w:val="22"/>
          <w:szCs w:val="22"/>
          <w:lang w:val="en-GB"/>
        </w:rPr>
        <w:t>SAFE</w:t>
      </w:r>
      <w:r w:rsidR="00DA0D03" w:rsidRPr="008E048A">
        <w:rPr>
          <w:rFonts w:ascii="Arial" w:hAnsi="Arial" w:cs="Arial"/>
          <w:b/>
          <w:sz w:val="22"/>
          <w:szCs w:val="22"/>
          <w:lang w:val="en-GB"/>
        </w:rPr>
        <w:t>)</w:t>
      </w:r>
      <w:r w:rsidRPr="008E048A">
        <w:rPr>
          <w:rFonts w:ascii="Arial" w:hAnsi="Arial" w:cs="Arial"/>
          <w:sz w:val="22"/>
          <w:szCs w:val="22"/>
          <w:lang w:val="en-GB"/>
        </w:rPr>
        <w:t>,</w:t>
      </w:r>
      <w:r w:rsidR="00BC5F8E" w:rsidRPr="008E048A">
        <w:rPr>
          <w:rFonts w:ascii="Arial" w:hAnsi="Arial" w:cs="Arial"/>
          <w:sz w:val="22"/>
          <w:szCs w:val="22"/>
          <w:lang w:val="en-GB"/>
        </w:rPr>
        <w:t xml:space="preserve"> </w:t>
      </w:r>
      <w:r w:rsidR="009B371C" w:rsidRPr="008E048A">
        <w:rPr>
          <w:rFonts w:ascii="Arial" w:hAnsi="Arial" w:cs="Arial"/>
          <w:sz w:val="22"/>
          <w:szCs w:val="22"/>
          <w:lang w:val="en-GB"/>
        </w:rPr>
        <w:t>list(s) of enlisted</w:t>
      </w:r>
      <w:r w:rsidR="008002EA">
        <w:rPr>
          <w:rFonts w:ascii="Arial" w:hAnsi="Arial" w:cs="Arial"/>
          <w:sz w:val="22"/>
          <w:szCs w:val="22"/>
          <w:lang w:val="en-GB"/>
        </w:rPr>
        <w:t xml:space="preserve"> </w:t>
      </w:r>
      <w:r w:rsidR="00D209E9">
        <w:rPr>
          <w:rFonts w:ascii="Arial" w:hAnsi="Arial" w:cs="Arial"/>
          <w:sz w:val="22"/>
          <w:szCs w:val="22"/>
          <w:lang w:val="en-GB"/>
        </w:rPr>
        <w:t>supplier</w:t>
      </w:r>
      <w:r w:rsidR="004666D1">
        <w:rPr>
          <w:rFonts w:ascii="Arial" w:hAnsi="Arial" w:cs="Arial"/>
          <w:sz w:val="22"/>
          <w:szCs w:val="22"/>
          <w:lang w:val="en-GB"/>
        </w:rPr>
        <w:t>s</w:t>
      </w:r>
      <w:r w:rsidR="0006749C">
        <w:rPr>
          <w:rFonts w:ascii="Arial" w:hAnsi="Arial" w:cs="Arial"/>
          <w:sz w:val="22"/>
          <w:szCs w:val="22"/>
          <w:lang w:val="en-GB"/>
        </w:rPr>
        <w:t xml:space="preserve"> </w:t>
      </w:r>
      <w:r w:rsidR="009B371C" w:rsidRPr="008E048A">
        <w:rPr>
          <w:rFonts w:ascii="Arial" w:hAnsi="Arial" w:cs="Arial"/>
          <w:sz w:val="22"/>
          <w:szCs w:val="22"/>
          <w:lang w:val="en-GB"/>
        </w:rPr>
        <w:t>for use</w:t>
      </w:r>
      <w:r w:rsidR="00DA0D03" w:rsidRPr="008E048A">
        <w:rPr>
          <w:rFonts w:ascii="Arial" w:hAnsi="Arial" w:cs="Arial"/>
          <w:sz w:val="22"/>
          <w:szCs w:val="22"/>
          <w:lang w:val="en-GB"/>
        </w:rPr>
        <w:t xml:space="preserve"> only in the case of P</w:t>
      </w:r>
      <w:r w:rsidRPr="008E048A">
        <w:rPr>
          <w:rFonts w:ascii="Arial" w:hAnsi="Arial" w:cs="Arial"/>
          <w:sz w:val="22"/>
          <w:szCs w:val="22"/>
          <w:lang w:val="en-GB"/>
        </w:rPr>
        <w:t>rocurement</w:t>
      </w:r>
      <w:r w:rsidR="00F20AE5" w:rsidRPr="008E048A">
        <w:rPr>
          <w:rFonts w:ascii="Arial" w:hAnsi="Arial" w:cs="Arial"/>
          <w:sz w:val="22"/>
          <w:szCs w:val="22"/>
          <w:lang w:val="en-GB"/>
        </w:rPr>
        <w:t xml:space="preserve"> of </w:t>
      </w:r>
      <w:r w:rsidR="00356279">
        <w:rPr>
          <w:rFonts w:ascii="Arial" w:hAnsi="Arial" w:cs="Arial"/>
          <w:sz w:val="22"/>
          <w:szCs w:val="22"/>
          <w:lang w:val="en-GB"/>
        </w:rPr>
        <w:t>Goods</w:t>
      </w:r>
      <w:r w:rsidR="0006749C">
        <w:rPr>
          <w:rFonts w:ascii="Arial" w:hAnsi="Arial" w:cs="Arial"/>
          <w:sz w:val="22"/>
          <w:szCs w:val="22"/>
          <w:lang w:val="en-GB"/>
        </w:rPr>
        <w:t xml:space="preserve"> and </w:t>
      </w:r>
      <w:r w:rsidR="00356279">
        <w:rPr>
          <w:rFonts w:ascii="Arial" w:hAnsi="Arial" w:cs="Arial"/>
          <w:sz w:val="22"/>
          <w:szCs w:val="22"/>
          <w:lang w:val="en-GB"/>
        </w:rPr>
        <w:t>Related</w:t>
      </w:r>
      <w:r w:rsidR="0006749C">
        <w:rPr>
          <w:rFonts w:ascii="Arial" w:hAnsi="Arial" w:cs="Arial"/>
          <w:sz w:val="22"/>
          <w:szCs w:val="22"/>
          <w:lang w:val="en-GB"/>
        </w:rPr>
        <w:t xml:space="preserve"> </w:t>
      </w:r>
      <w:r w:rsidR="00356279">
        <w:rPr>
          <w:rFonts w:ascii="Arial" w:hAnsi="Arial" w:cs="Arial"/>
          <w:sz w:val="22"/>
          <w:szCs w:val="22"/>
          <w:lang w:val="en-GB"/>
        </w:rPr>
        <w:t>S</w:t>
      </w:r>
      <w:r w:rsidR="0006749C">
        <w:rPr>
          <w:rFonts w:ascii="Arial" w:hAnsi="Arial" w:cs="Arial"/>
          <w:sz w:val="22"/>
          <w:szCs w:val="22"/>
          <w:lang w:val="en-GB"/>
        </w:rPr>
        <w:t>ervices</w:t>
      </w:r>
      <w:r w:rsidRPr="008E048A">
        <w:rPr>
          <w:rFonts w:ascii="Arial" w:hAnsi="Arial" w:cs="Arial"/>
          <w:sz w:val="22"/>
          <w:szCs w:val="22"/>
          <w:lang w:val="en-GB"/>
        </w:rPr>
        <w:t xml:space="preserve"> </w:t>
      </w:r>
      <w:r w:rsidR="0006749C">
        <w:rPr>
          <w:rFonts w:ascii="Arial" w:hAnsi="Arial" w:cs="Arial"/>
          <w:sz w:val="22"/>
          <w:szCs w:val="22"/>
          <w:lang w:val="en-GB"/>
        </w:rPr>
        <w:t xml:space="preserve">under </w:t>
      </w:r>
      <w:r w:rsidR="00DA0D03" w:rsidRPr="008E048A">
        <w:rPr>
          <w:rFonts w:ascii="Arial" w:hAnsi="Arial" w:cs="Arial"/>
          <w:sz w:val="22"/>
          <w:szCs w:val="22"/>
          <w:lang w:val="en-GB"/>
        </w:rPr>
        <w:t xml:space="preserve">Limited Tendering Method </w:t>
      </w:r>
      <w:r w:rsidR="00DA0D03" w:rsidRPr="008E048A">
        <w:rPr>
          <w:rFonts w:ascii="Arial" w:hAnsi="Arial" w:cs="Arial"/>
          <w:b/>
          <w:sz w:val="22"/>
          <w:szCs w:val="22"/>
          <w:lang w:val="en-GB"/>
        </w:rPr>
        <w:t>(LTM).</w:t>
      </w:r>
    </w:p>
    <w:p w:rsidR="004D7D82" w:rsidRPr="008E048A" w:rsidRDefault="004D7D82" w:rsidP="00FE556C">
      <w:pPr>
        <w:pStyle w:val="NormalIndent"/>
        <w:numPr>
          <w:ilvl w:val="0"/>
          <w:numId w:val="10"/>
        </w:numPr>
        <w:spacing w:before="240" w:after="120" w:line="312" w:lineRule="auto"/>
        <w:jc w:val="both"/>
        <w:rPr>
          <w:rFonts w:ascii="Arial" w:hAnsi="Arial" w:cs="Arial"/>
          <w:sz w:val="22"/>
          <w:szCs w:val="22"/>
          <w:lang w:val="en-GB"/>
        </w:rPr>
      </w:pPr>
      <w:r w:rsidRPr="008E048A">
        <w:rPr>
          <w:rFonts w:ascii="Arial" w:hAnsi="Arial" w:cs="Arial"/>
          <w:sz w:val="22"/>
          <w:szCs w:val="22"/>
          <w:lang w:val="en-GB"/>
        </w:rPr>
        <w:t xml:space="preserve">The </w:t>
      </w:r>
      <w:r w:rsidR="00F20AE5" w:rsidRPr="008E048A">
        <w:rPr>
          <w:rFonts w:ascii="Arial" w:hAnsi="Arial" w:cs="Arial"/>
          <w:sz w:val="22"/>
          <w:szCs w:val="22"/>
          <w:lang w:val="en-GB"/>
        </w:rPr>
        <w:t>procedure</w:t>
      </w:r>
      <w:r w:rsidR="004B5A97">
        <w:rPr>
          <w:rFonts w:ascii="Arial" w:hAnsi="Arial" w:cs="Arial"/>
          <w:sz w:val="22"/>
          <w:szCs w:val="22"/>
          <w:lang w:val="en-GB"/>
        </w:rPr>
        <w:t xml:space="preserve"> for enlistment</w:t>
      </w:r>
      <w:r w:rsidR="00F20AE5" w:rsidRPr="008E048A">
        <w:rPr>
          <w:rFonts w:ascii="Arial" w:hAnsi="Arial" w:cs="Arial"/>
          <w:sz w:val="22"/>
          <w:szCs w:val="22"/>
          <w:lang w:val="en-GB"/>
        </w:rPr>
        <w:t xml:space="preserve"> </w:t>
      </w:r>
      <w:r w:rsidRPr="008E048A">
        <w:rPr>
          <w:rFonts w:ascii="Arial" w:hAnsi="Arial" w:cs="Arial"/>
          <w:sz w:val="22"/>
          <w:szCs w:val="22"/>
          <w:lang w:val="en-GB"/>
        </w:rPr>
        <w:t xml:space="preserve">shall follow the provisions </w:t>
      </w:r>
      <w:r w:rsidR="004B5A97">
        <w:rPr>
          <w:rFonts w:ascii="Arial" w:hAnsi="Arial" w:cs="Arial"/>
          <w:sz w:val="22"/>
          <w:szCs w:val="22"/>
          <w:lang w:val="en-GB"/>
        </w:rPr>
        <w:t>in Rule</w:t>
      </w:r>
      <w:r w:rsidRPr="008E048A">
        <w:rPr>
          <w:rFonts w:ascii="Arial" w:hAnsi="Arial" w:cs="Arial"/>
          <w:sz w:val="22"/>
          <w:szCs w:val="22"/>
          <w:lang w:val="en-GB"/>
        </w:rPr>
        <w:t xml:space="preserve"> </w:t>
      </w:r>
      <w:r w:rsidR="00F20AE5" w:rsidRPr="008E048A">
        <w:rPr>
          <w:rFonts w:ascii="Arial" w:hAnsi="Arial" w:cs="Arial"/>
          <w:sz w:val="22"/>
          <w:szCs w:val="22"/>
          <w:lang w:val="en-GB"/>
        </w:rPr>
        <w:t>52</w:t>
      </w:r>
      <w:r w:rsidRPr="008E048A">
        <w:rPr>
          <w:rFonts w:ascii="Arial" w:hAnsi="Arial" w:cs="Arial"/>
          <w:sz w:val="22"/>
          <w:szCs w:val="22"/>
          <w:lang w:val="en-GB"/>
        </w:rPr>
        <w:t xml:space="preserve"> of the Public Procurement Rules, 2008</w:t>
      </w:r>
      <w:r w:rsidR="00A60CAA">
        <w:rPr>
          <w:rFonts w:ascii="Arial" w:hAnsi="Arial" w:cs="Arial"/>
          <w:sz w:val="22"/>
          <w:szCs w:val="22"/>
          <w:lang w:val="en-GB"/>
        </w:rPr>
        <w:t xml:space="preserve"> (PPR 2008)</w:t>
      </w:r>
      <w:r w:rsidRPr="008E048A">
        <w:rPr>
          <w:rFonts w:ascii="Arial" w:hAnsi="Arial" w:cs="Arial"/>
          <w:sz w:val="22"/>
          <w:szCs w:val="22"/>
          <w:lang w:val="en-GB"/>
        </w:rPr>
        <w:t xml:space="preserve"> in accordance with Section 32 </w:t>
      </w:r>
      <w:r w:rsidR="008D1835" w:rsidRPr="008E048A">
        <w:rPr>
          <w:rFonts w:ascii="Arial" w:hAnsi="Arial" w:cs="Arial"/>
          <w:sz w:val="22"/>
          <w:szCs w:val="22"/>
          <w:lang w:val="en-GB"/>
        </w:rPr>
        <w:t>o</w:t>
      </w:r>
      <w:r w:rsidRPr="008E048A">
        <w:rPr>
          <w:rFonts w:ascii="Arial" w:hAnsi="Arial" w:cs="Arial"/>
          <w:sz w:val="22"/>
          <w:szCs w:val="22"/>
          <w:lang w:val="en-GB"/>
        </w:rPr>
        <w:t>f the Public Procurement Act, 2006</w:t>
      </w:r>
      <w:r w:rsidR="004B5A97">
        <w:rPr>
          <w:rFonts w:ascii="Arial" w:hAnsi="Arial" w:cs="Arial"/>
          <w:sz w:val="22"/>
          <w:szCs w:val="22"/>
          <w:lang w:val="en-GB"/>
        </w:rPr>
        <w:t xml:space="preserve"> including amendment thereto</w:t>
      </w:r>
      <w:r w:rsidRPr="008E048A">
        <w:rPr>
          <w:rFonts w:ascii="Arial" w:hAnsi="Arial" w:cs="Arial"/>
          <w:sz w:val="22"/>
          <w:szCs w:val="22"/>
          <w:lang w:val="en-GB"/>
        </w:rPr>
        <w:t>.</w:t>
      </w:r>
      <w:r w:rsidR="005D7903" w:rsidRPr="008E048A">
        <w:rPr>
          <w:rFonts w:ascii="Arial" w:hAnsi="Arial" w:cs="Arial"/>
          <w:sz w:val="22"/>
          <w:szCs w:val="22"/>
          <w:lang w:val="en-GB"/>
        </w:rPr>
        <w:t xml:space="preserve"> </w:t>
      </w:r>
      <w:r w:rsidR="00BA409D" w:rsidRPr="008E048A">
        <w:rPr>
          <w:rFonts w:ascii="Arial" w:hAnsi="Arial" w:cs="Arial"/>
          <w:b/>
          <w:sz w:val="22"/>
          <w:szCs w:val="22"/>
          <w:lang w:val="en-GB"/>
        </w:rPr>
        <w:t>SAFE</w:t>
      </w:r>
      <w:r w:rsidR="005D7903" w:rsidRPr="008E048A">
        <w:rPr>
          <w:rFonts w:ascii="Arial" w:hAnsi="Arial" w:cs="Arial"/>
          <w:sz w:val="22"/>
          <w:szCs w:val="22"/>
          <w:lang w:val="en-GB"/>
        </w:rPr>
        <w:t xml:space="preserve"> has been adapted</w:t>
      </w:r>
      <w:r w:rsidR="00635440" w:rsidRPr="00635440">
        <w:rPr>
          <w:rFonts w:ascii="Arial" w:hAnsi="Arial" w:cs="Arial"/>
          <w:sz w:val="22"/>
          <w:szCs w:val="22"/>
          <w:lang w:val="en-GB"/>
        </w:rPr>
        <w:t xml:space="preserve"> </w:t>
      </w:r>
      <w:r w:rsidR="00635440" w:rsidRPr="008E048A">
        <w:rPr>
          <w:rFonts w:ascii="Arial" w:hAnsi="Arial" w:cs="Arial"/>
          <w:sz w:val="22"/>
          <w:szCs w:val="22"/>
          <w:lang w:val="en-GB"/>
        </w:rPr>
        <w:t xml:space="preserve">based upon </w:t>
      </w:r>
      <w:r w:rsidR="00635440">
        <w:rPr>
          <w:rFonts w:ascii="Arial" w:hAnsi="Arial" w:cs="Arial"/>
          <w:sz w:val="22"/>
          <w:szCs w:val="22"/>
          <w:lang w:val="en-GB"/>
        </w:rPr>
        <w:t xml:space="preserve">the </w:t>
      </w:r>
      <w:r w:rsidR="00635440" w:rsidRPr="008E048A">
        <w:rPr>
          <w:rFonts w:ascii="Arial" w:hAnsi="Arial" w:cs="Arial"/>
          <w:sz w:val="22"/>
          <w:szCs w:val="22"/>
          <w:lang w:val="en-GB"/>
        </w:rPr>
        <w:t>best national practices</w:t>
      </w:r>
      <w:r w:rsidR="005D7903" w:rsidRPr="008E048A">
        <w:rPr>
          <w:rFonts w:ascii="Arial" w:hAnsi="Arial" w:cs="Arial"/>
          <w:sz w:val="22"/>
          <w:szCs w:val="22"/>
          <w:lang w:val="en-GB"/>
        </w:rPr>
        <w:t xml:space="preserve"> t</w:t>
      </w:r>
      <w:r w:rsidR="004B5A97">
        <w:rPr>
          <w:rFonts w:ascii="Arial" w:hAnsi="Arial" w:cs="Arial"/>
          <w:sz w:val="22"/>
          <w:szCs w:val="22"/>
          <w:lang w:val="en-GB"/>
        </w:rPr>
        <w:t>o suit the particular needs of P</w:t>
      </w:r>
      <w:r w:rsidR="005D7903" w:rsidRPr="008E048A">
        <w:rPr>
          <w:rFonts w:ascii="Arial" w:hAnsi="Arial" w:cs="Arial"/>
          <w:sz w:val="22"/>
          <w:szCs w:val="22"/>
          <w:lang w:val="en-GB"/>
        </w:rPr>
        <w:t>rocurement</w:t>
      </w:r>
      <w:r w:rsidR="00176380">
        <w:rPr>
          <w:rFonts w:ascii="Arial" w:hAnsi="Arial" w:cs="Arial"/>
          <w:sz w:val="22"/>
          <w:szCs w:val="22"/>
          <w:lang w:val="en-GB"/>
        </w:rPr>
        <w:t xml:space="preserve"> of </w:t>
      </w:r>
      <w:r w:rsidR="00356279">
        <w:rPr>
          <w:rFonts w:ascii="Arial" w:hAnsi="Arial" w:cs="Arial"/>
          <w:sz w:val="22"/>
          <w:szCs w:val="22"/>
          <w:lang w:val="en-GB"/>
        </w:rPr>
        <w:t xml:space="preserve">Goods </w:t>
      </w:r>
      <w:r w:rsidR="00176380">
        <w:rPr>
          <w:rFonts w:ascii="Arial" w:hAnsi="Arial" w:cs="Arial"/>
          <w:sz w:val="22"/>
          <w:szCs w:val="22"/>
          <w:lang w:val="en-GB"/>
        </w:rPr>
        <w:t xml:space="preserve">and </w:t>
      </w:r>
      <w:r w:rsidR="00356279">
        <w:rPr>
          <w:rFonts w:ascii="Arial" w:hAnsi="Arial" w:cs="Arial"/>
          <w:sz w:val="22"/>
          <w:szCs w:val="22"/>
          <w:lang w:val="en-GB"/>
        </w:rPr>
        <w:t>Related</w:t>
      </w:r>
      <w:r w:rsidR="00176380">
        <w:rPr>
          <w:rFonts w:ascii="Arial" w:hAnsi="Arial" w:cs="Arial"/>
          <w:sz w:val="22"/>
          <w:szCs w:val="22"/>
          <w:lang w:val="en-GB"/>
        </w:rPr>
        <w:t xml:space="preserve"> </w:t>
      </w:r>
      <w:r w:rsidR="00356279">
        <w:rPr>
          <w:rFonts w:ascii="Arial" w:hAnsi="Arial" w:cs="Arial"/>
          <w:sz w:val="22"/>
          <w:szCs w:val="22"/>
          <w:lang w:val="en-GB"/>
        </w:rPr>
        <w:t>S</w:t>
      </w:r>
      <w:r w:rsidR="00176380">
        <w:rPr>
          <w:rFonts w:ascii="Arial" w:hAnsi="Arial" w:cs="Arial"/>
          <w:sz w:val="22"/>
          <w:szCs w:val="22"/>
          <w:lang w:val="en-GB"/>
        </w:rPr>
        <w:t>ervices of low value</w:t>
      </w:r>
      <w:r w:rsidR="005D7903" w:rsidRPr="008E048A">
        <w:rPr>
          <w:rFonts w:ascii="Arial" w:hAnsi="Arial" w:cs="Arial"/>
          <w:sz w:val="22"/>
          <w:szCs w:val="22"/>
          <w:lang w:val="en-GB"/>
        </w:rPr>
        <w:t xml:space="preserve">. </w:t>
      </w:r>
    </w:p>
    <w:p w:rsidR="003F7115" w:rsidRPr="008E048A" w:rsidRDefault="00816A48" w:rsidP="00FE556C">
      <w:pPr>
        <w:pStyle w:val="NormalIndent"/>
        <w:numPr>
          <w:ilvl w:val="0"/>
          <w:numId w:val="10"/>
        </w:numPr>
        <w:spacing w:before="240" w:after="120" w:line="312" w:lineRule="auto"/>
        <w:jc w:val="both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noProof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>
                <wp:simplePos x="0" y="0"/>
                <wp:positionH relativeFrom="column">
                  <wp:posOffset>-475615</wp:posOffset>
                </wp:positionH>
                <wp:positionV relativeFrom="paragraph">
                  <wp:posOffset>-963930</wp:posOffset>
                </wp:positionV>
                <wp:extent cx="7323455" cy="4257675"/>
                <wp:effectExtent l="0" t="777240" r="0" b="403860"/>
                <wp:wrapNone/>
                <wp:docPr id="5" name="WordArt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-819043">
                          <a:off x="0" y="0"/>
                          <a:ext cx="7323455" cy="425767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16A48" w:rsidRDefault="00816A48" w:rsidP="00816A4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BFBFBF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BFBFB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Preliminary Working Draft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WordArt 66" o:spid="_x0000_s1028" type="#_x0000_t202" style="position:absolute;left:0;text-align:left;margin-left:-37.45pt;margin-top:-75.9pt;width:576.65pt;height:335.25pt;rotation:-894613fd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" filled="f" stroked="f">
                <o:lock v:ext="edit" shapetype="t"/>
                <v:textbox style="mso-fit-shape-to-text:t">
                  <w:txbxContent>
                    <w:p w:rsidR="00816A48" w:rsidRDefault="00816A48" w:rsidP="00816A4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BFBFBF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BFBFBF"/>
                            </w14:solidFill>
                            <w14:prstDash w14:val="solid"/>
                            <w14:round/>
                          </w14:textOutline>
                        </w:rPr>
                        <w:t>Preliminary Working Draft</w:t>
                      </w:r>
                    </w:p>
                  </w:txbxContent>
                </v:textbox>
              </v:shape>
            </w:pict>
          </mc:Fallback>
        </mc:AlternateContent>
      </w:r>
      <w:r w:rsidR="003F7115" w:rsidRPr="008E048A">
        <w:rPr>
          <w:rFonts w:ascii="Arial" w:hAnsi="Arial" w:cs="Arial"/>
          <w:sz w:val="22"/>
          <w:szCs w:val="22"/>
          <w:lang w:val="en-GB"/>
        </w:rPr>
        <w:t xml:space="preserve">The use of </w:t>
      </w:r>
      <w:r w:rsidR="00176380">
        <w:rPr>
          <w:rFonts w:ascii="Arial" w:hAnsi="Arial" w:cs="Arial"/>
          <w:b/>
          <w:sz w:val="22"/>
          <w:szCs w:val="22"/>
          <w:lang w:val="en-GB"/>
        </w:rPr>
        <w:t>SAFE</w:t>
      </w:r>
      <w:r w:rsidR="003F7115" w:rsidRPr="008E048A">
        <w:rPr>
          <w:rFonts w:ascii="Arial" w:hAnsi="Arial" w:cs="Arial"/>
          <w:sz w:val="22"/>
          <w:szCs w:val="22"/>
          <w:lang w:val="en-GB"/>
        </w:rPr>
        <w:t xml:space="preserve"> applies when a </w:t>
      </w:r>
      <w:r w:rsidR="00A60CAA">
        <w:rPr>
          <w:rFonts w:ascii="Arial" w:hAnsi="Arial" w:cs="Arial"/>
          <w:sz w:val="22"/>
          <w:szCs w:val="22"/>
          <w:lang w:val="en-GB"/>
        </w:rPr>
        <w:t>PE</w:t>
      </w:r>
      <w:r w:rsidR="003F7115" w:rsidRPr="008E048A">
        <w:rPr>
          <w:rFonts w:ascii="Arial" w:hAnsi="Arial" w:cs="Arial"/>
          <w:sz w:val="22"/>
          <w:szCs w:val="22"/>
          <w:lang w:val="en-GB"/>
        </w:rPr>
        <w:t xml:space="preserve"> intends to select </w:t>
      </w:r>
      <w:r w:rsidR="00D209E9">
        <w:rPr>
          <w:rFonts w:ascii="Arial" w:hAnsi="Arial" w:cs="Arial"/>
          <w:sz w:val="22"/>
          <w:szCs w:val="22"/>
          <w:lang w:val="en-GB"/>
        </w:rPr>
        <w:t>suppliers</w:t>
      </w:r>
      <w:r w:rsidR="003C4D8E" w:rsidRPr="008E048A">
        <w:rPr>
          <w:rFonts w:ascii="Arial" w:hAnsi="Arial" w:cs="Arial"/>
          <w:sz w:val="22"/>
          <w:szCs w:val="22"/>
          <w:lang w:val="en-GB"/>
        </w:rPr>
        <w:t xml:space="preserve"> </w:t>
      </w:r>
      <w:r w:rsidR="003F7115" w:rsidRPr="008E048A">
        <w:rPr>
          <w:rFonts w:ascii="Arial" w:hAnsi="Arial" w:cs="Arial"/>
          <w:sz w:val="22"/>
          <w:szCs w:val="22"/>
          <w:lang w:val="en-GB"/>
        </w:rPr>
        <w:t xml:space="preserve">for the Procurement of </w:t>
      </w:r>
      <w:r w:rsidR="00356279">
        <w:rPr>
          <w:rFonts w:ascii="Arial" w:hAnsi="Arial" w:cs="Arial"/>
          <w:sz w:val="22"/>
          <w:szCs w:val="22"/>
          <w:lang w:val="en-GB"/>
        </w:rPr>
        <w:t>goods</w:t>
      </w:r>
      <w:r w:rsidR="003F7115" w:rsidRPr="008E048A">
        <w:rPr>
          <w:rFonts w:ascii="Arial" w:hAnsi="Arial" w:cs="Arial"/>
          <w:sz w:val="22"/>
          <w:szCs w:val="22"/>
          <w:lang w:val="en-GB"/>
        </w:rPr>
        <w:t xml:space="preserve"> and </w:t>
      </w:r>
      <w:r w:rsidR="00356279">
        <w:rPr>
          <w:rFonts w:ascii="Arial" w:hAnsi="Arial" w:cs="Arial"/>
          <w:sz w:val="22"/>
          <w:szCs w:val="22"/>
          <w:lang w:val="en-GB"/>
        </w:rPr>
        <w:t>related</w:t>
      </w:r>
      <w:r w:rsidR="003F7115" w:rsidRPr="008E048A">
        <w:rPr>
          <w:rFonts w:ascii="Arial" w:hAnsi="Arial" w:cs="Arial"/>
          <w:sz w:val="22"/>
          <w:szCs w:val="22"/>
          <w:lang w:val="en-GB"/>
        </w:rPr>
        <w:t xml:space="preserve"> services under </w:t>
      </w:r>
      <w:r w:rsidR="003C4D8E" w:rsidRPr="008E048A">
        <w:rPr>
          <w:rFonts w:ascii="Arial" w:hAnsi="Arial" w:cs="Arial"/>
          <w:sz w:val="22"/>
          <w:szCs w:val="22"/>
          <w:lang w:val="en-GB"/>
        </w:rPr>
        <w:t>LTM</w:t>
      </w:r>
      <w:r w:rsidR="003F7115" w:rsidRPr="008E048A">
        <w:rPr>
          <w:rFonts w:ascii="Arial" w:hAnsi="Arial" w:cs="Arial"/>
          <w:sz w:val="22"/>
          <w:szCs w:val="22"/>
          <w:lang w:val="en-GB"/>
        </w:rPr>
        <w:t xml:space="preserve"> Method </w:t>
      </w:r>
      <w:r w:rsidR="00BE1AF4" w:rsidRPr="008E048A">
        <w:rPr>
          <w:rFonts w:ascii="Arial" w:hAnsi="Arial" w:cs="Arial"/>
          <w:sz w:val="22"/>
          <w:szCs w:val="22"/>
          <w:lang w:val="en-GB"/>
        </w:rPr>
        <w:t xml:space="preserve">pursuant to </w:t>
      </w:r>
      <w:r w:rsidR="00BE1AF4" w:rsidRPr="008E048A">
        <w:rPr>
          <w:rFonts w:ascii="Arial" w:hAnsi="Arial" w:cs="Arial"/>
          <w:b/>
          <w:sz w:val="22"/>
          <w:szCs w:val="22"/>
          <w:lang w:val="en-GB"/>
        </w:rPr>
        <w:t>Rule 6</w:t>
      </w:r>
      <w:r w:rsidR="00826B5C" w:rsidRPr="008E048A">
        <w:rPr>
          <w:rFonts w:ascii="Arial" w:hAnsi="Arial" w:cs="Arial"/>
          <w:b/>
          <w:sz w:val="22"/>
          <w:szCs w:val="22"/>
          <w:lang w:val="en-GB"/>
        </w:rPr>
        <w:t>3</w:t>
      </w:r>
      <w:r w:rsidR="00BE1AF4" w:rsidRPr="008E048A">
        <w:rPr>
          <w:rFonts w:ascii="Arial" w:hAnsi="Arial" w:cs="Arial"/>
          <w:b/>
          <w:sz w:val="22"/>
          <w:szCs w:val="22"/>
          <w:lang w:val="en-GB"/>
        </w:rPr>
        <w:t>(</w:t>
      </w:r>
      <w:r w:rsidR="00826B5C" w:rsidRPr="008E048A">
        <w:rPr>
          <w:rFonts w:ascii="Arial" w:hAnsi="Arial" w:cs="Arial"/>
          <w:b/>
          <w:sz w:val="22"/>
          <w:szCs w:val="22"/>
          <w:lang w:val="en-GB"/>
        </w:rPr>
        <w:t>2</w:t>
      </w:r>
      <w:r w:rsidR="00BE1AF4" w:rsidRPr="008E048A">
        <w:rPr>
          <w:rFonts w:ascii="Arial" w:hAnsi="Arial" w:cs="Arial"/>
          <w:b/>
          <w:sz w:val="22"/>
          <w:szCs w:val="22"/>
          <w:lang w:val="en-GB"/>
        </w:rPr>
        <w:t>)</w:t>
      </w:r>
      <w:r w:rsidR="00BE1AF4" w:rsidRPr="008E048A">
        <w:rPr>
          <w:rFonts w:ascii="Arial" w:hAnsi="Arial" w:cs="Arial"/>
          <w:sz w:val="22"/>
          <w:szCs w:val="22"/>
          <w:lang w:val="en-GB"/>
        </w:rPr>
        <w:t xml:space="preserve"> of the </w:t>
      </w:r>
      <w:r w:rsidR="00A60CAA">
        <w:rPr>
          <w:rFonts w:ascii="Arial" w:hAnsi="Arial" w:cs="Arial"/>
          <w:sz w:val="22"/>
          <w:szCs w:val="22"/>
          <w:lang w:val="en-GB"/>
        </w:rPr>
        <w:t>PPR 2008.</w:t>
      </w:r>
      <w:r w:rsidR="003F7115" w:rsidRPr="008E048A">
        <w:rPr>
          <w:rFonts w:ascii="Arial" w:hAnsi="Arial" w:cs="Arial"/>
          <w:sz w:val="22"/>
          <w:szCs w:val="22"/>
          <w:lang w:val="en-GB"/>
        </w:rPr>
        <w:t xml:space="preserve"> </w:t>
      </w:r>
    </w:p>
    <w:p w:rsidR="003F7115" w:rsidRPr="008E048A" w:rsidRDefault="009C61C4" w:rsidP="00FE556C">
      <w:pPr>
        <w:pStyle w:val="Heading1"/>
        <w:keepLines/>
        <w:numPr>
          <w:ilvl w:val="0"/>
          <w:numId w:val="10"/>
        </w:numPr>
        <w:suppressAutoHyphens w:val="0"/>
        <w:spacing w:before="240" w:line="312" w:lineRule="auto"/>
        <w:jc w:val="both"/>
        <w:rPr>
          <w:b w:val="0"/>
          <w:sz w:val="22"/>
          <w:szCs w:val="22"/>
          <w:lang w:val="en-GB"/>
        </w:rPr>
      </w:pPr>
      <w:r>
        <w:rPr>
          <w:b w:val="0"/>
          <w:sz w:val="22"/>
          <w:szCs w:val="22"/>
          <w:lang w:val="en-GB"/>
        </w:rPr>
        <w:t>P</w:t>
      </w:r>
      <w:r w:rsidR="00A60CAA">
        <w:rPr>
          <w:b w:val="0"/>
          <w:sz w:val="22"/>
          <w:szCs w:val="22"/>
          <w:lang w:val="en-GB"/>
        </w:rPr>
        <w:t>E’s</w:t>
      </w:r>
      <w:r w:rsidR="00826B5C" w:rsidRPr="008E048A">
        <w:rPr>
          <w:b w:val="0"/>
          <w:sz w:val="22"/>
          <w:szCs w:val="22"/>
          <w:lang w:val="en-GB"/>
        </w:rPr>
        <w:t xml:space="preserve"> shall maintain the list</w:t>
      </w:r>
      <w:r>
        <w:rPr>
          <w:b w:val="0"/>
          <w:sz w:val="22"/>
          <w:szCs w:val="22"/>
          <w:lang w:val="en-GB"/>
        </w:rPr>
        <w:t xml:space="preserve"> of </w:t>
      </w:r>
      <w:r w:rsidR="004666D1">
        <w:rPr>
          <w:b w:val="0"/>
          <w:sz w:val="22"/>
          <w:szCs w:val="22"/>
          <w:lang w:val="en-GB"/>
        </w:rPr>
        <w:t>enlisted suppliers</w:t>
      </w:r>
      <w:r w:rsidR="00826B5C" w:rsidRPr="008E048A">
        <w:rPr>
          <w:b w:val="0"/>
          <w:sz w:val="22"/>
          <w:szCs w:val="22"/>
          <w:lang w:val="en-GB"/>
        </w:rPr>
        <w:t xml:space="preserve"> </w:t>
      </w:r>
      <w:r w:rsidR="00EB5956" w:rsidRPr="008E048A">
        <w:rPr>
          <w:b w:val="0"/>
          <w:sz w:val="22"/>
          <w:szCs w:val="22"/>
          <w:lang w:val="en-GB"/>
        </w:rPr>
        <w:t xml:space="preserve">by types and </w:t>
      </w:r>
      <w:r w:rsidR="00317579" w:rsidRPr="008E048A">
        <w:rPr>
          <w:b w:val="0"/>
          <w:sz w:val="22"/>
          <w:szCs w:val="22"/>
          <w:lang w:val="en-GB"/>
        </w:rPr>
        <w:t>categories of</w:t>
      </w:r>
      <w:r w:rsidR="00EB5956" w:rsidRPr="008E048A">
        <w:rPr>
          <w:b w:val="0"/>
          <w:sz w:val="22"/>
          <w:szCs w:val="22"/>
          <w:lang w:val="en-GB"/>
        </w:rPr>
        <w:t xml:space="preserve"> </w:t>
      </w:r>
      <w:r w:rsidR="00356279">
        <w:rPr>
          <w:b w:val="0"/>
          <w:sz w:val="22"/>
          <w:szCs w:val="22"/>
          <w:lang w:val="en-GB"/>
        </w:rPr>
        <w:t>Goods</w:t>
      </w:r>
      <w:r>
        <w:rPr>
          <w:b w:val="0"/>
          <w:sz w:val="22"/>
          <w:szCs w:val="22"/>
          <w:lang w:val="en-GB"/>
        </w:rPr>
        <w:t xml:space="preserve"> and </w:t>
      </w:r>
      <w:r w:rsidR="00356279">
        <w:rPr>
          <w:b w:val="0"/>
          <w:sz w:val="22"/>
          <w:szCs w:val="22"/>
          <w:lang w:val="en-GB"/>
        </w:rPr>
        <w:t>Related</w:t>
      </w:r>
      <w:r>
        <w:rPr>
          <w:b w:val="0"/>
          <w:sz w:val="22"/>
          <w:szCs w:val="22"/>
          <w:lang w:val="en-GB"/>
        </w:rPr>
        <w:t xml:space="preserve"> </w:t>
      </w:r>
      <w:r w:rsidR="00356279">
        <w:rPr>
          <w:b w:val="0"/>
          <w:sz w:val="22"/>
          <w:szCs w:val="22"/>
          <w:lang w:val="en-GB"/>
        </w:rPr>
        <w:t>S</w:t>
      </w:r>
      <w:r>
        <w:rPr>
          <w:b w:val="0"/>
          <w:sz w:val="22"/>
          <w:szCs w:val="22"/>
          <w:lang w:val="en-GB"/>
        </w:rPr>
        <w:t>ervices</w:t>
      </w:r>
      <w:r w:rsidR="00EB5956" w:rsidRPr="008E048A">
        <w:rPr>
          <w:b w:val="0"/>
          <w:sz w:val="22"/>
          <w:szCs w:val="22"/>
          <w:lang w:val="en-GB"/>
        </w:rPr>
        <w:t xml:space="preserve"> as appropriate.</w:t>
      </w:r>
    </w:p>
    <w:p w:rsidR="003F7115" w:rsidRDefault="00EB5956" w:rsidP="00FE556C">
      <w:pPr>
        <w:pStyle w:val="Heading1"/>
        <w:keepLines/>
        <w:numPr>
          <w:ilvl w:val="0"/>
          <w:numId w:val="10"/>
        </w:numPr>
        <w:suppressAutoHyphens w:val="0"/>
        <w:spacing w:before="240" w:line="312" w:lineRule="auto"/>
        <w:jc w:val="both"/>
        <w:rPr>
          <w:b w:val="0"/>
          <w:sz w:val="22"/>
          <w:szCs w:val="22"/>
          <w:lang w:val="en-GB"/>
        </w:rPr>
      </w:pPr>
      <w:r w:rsidRPr="008E048A">
        <w:rPr>
          <w:sz w:val="22"/>
          <w:szCs w:val="22"/>
          <w:lang w:val="en-GB"/>
        </w:rPr>
        <w:t>SAFE</w:t>
      </w:r>
      <w:r w:rsidR="003F7115" w:rsidRPr="008E048A">
        <w:rPr>
          <w:b w:val="0"/>
          <w:sz w:val="22"/>
          <w:szCs w:val="22"/>
          <w:lang w:val="en-GB"/>
        </w:rPr>
        <w:t xml:space="preserve"> Document shall be made available to</w:t>
      </w:r>
      <w:r w:rsidR="00F2371E">
        <w:rPr>
          <w:b w:val="0"/>
          <w:sz w:val="22"/>
          <w:szCs w:val="22"/>
          <w:lang w:val="en-GB"/>
        </w:rPr>
        <w:t xml:space="preserve"> the</w:t>
      </w:r>
      <w:r w:rsidR="003F7115" w:rsidRPr="008E048A">
        <w:rPr>
          <w:b w:val="0"/>
          <w:sz w:val="22"/>
          <w:szCs w:val="22"/>
          <w:lang w:val="en-GB"/>
        </w:rPr>
        <w:t xml:space="preserve"> potential</w:t>
      </w:r>
      <w:r w:rsidR="00F2371E">
        <w:rPr>
          <w:b w:val="0"/>
          <w:sz w:val="22"/>
          <w:szCs w:val="22"/>
          <w:lang w:val="en-GB"/>
        </w:rPr>
        <w:t xml:space="preserve"> </w:t>
      </w:r>
      <w:r w:rsidR="004666D1">
        <w:rPr>
          <w:b w:val="0"/>
          <w:sz w:val="22"/>
          <w:szCs w:val="22"/>
          <w:lang w:val="en-GB"/>
        </w:rPr>
        <w:t>a</w:t>
      </w:r>
      <w:r w:rsidR="00F2371E" w:rsidRPr="008E048A">
        <w:rPr>
          <w:b w:val="0"/>
          <w:sz w:val="22"/>
          <w:szCs w:val="22"/>
          <w:lang w:val="en-GB"/>
        </w:rPr>
        <w:t>pplicant</w:t>
      </w:r>
      <w:r w:rsidR="00F2371E">
        <w:rPr>
          <w:b w:val="0"/>
          <w:sz w:val="22"/>
          <w:szCs w:val="22"/>
          <w:lang w:val="en-GB"/>
        </w:rPr>
        <w:t xml:space="preserve">/enlisted </w:t>
      </w:r>
      <w:r w:rsidR="009B3C64">
        <w:rPr>
          <w:b w:val="0"/>
          <w:sz w:val="22"/>
          <w:szCs w:val="22"/>
          <w:lang w:val="en-GB"/>
        </w:rPr>
        <w:t>supplier</w:t>
      </w:r>
      <w:r w:rsidR="004666D1">
        <w:rPr>
          <w:b w:val="0"/>
          <w:sz w:val="22"/>
          <w:szCs w:val="22"/>
          <w:lang w:val="en-GB"/>
        </w:rPr>
        <w:t>s</w:t>
      </w:r>
      <w:r w:rsidR="003F7115" w:rsidRPr="008E048A">
        <w:rPr>
          <w:b w:val="0"/>
          <w:sz w:val="22"/>
          <w:szCs w:val="22"/>
          <w:lang w:val="en-GB"/>
        </w:rPr>
        <w:t xml:space="preserve"> </w:t>
      </w:r>
      <w:r w:rsidR="00F2371E">
        <w:rPr>
          <w:b w:val="0"/>
          <w:sz w:val="22"/>
          <w:szCs w:val="22"/>
          <w:lang w:val="en-GB"/>
        </w:rPr>
        <w:t xml:space="preserve">for enlistment/renewal of enlisted </w:t>
      </w:r>
      <w:r w:rsidR="00CA1C22">
        <w:rPr>
          <w:b w:val="0"/>
          <w:sz w:val="22"/>
          <w:szCs w:val="22"/>
          <w:lang w:val="en-GB"/>
        </w:rPr>
        <w:t>suppliers/</w:t>
      </w:r>
      <w:r w:rsidR="004666D1">
        <w:rPr>
          <w:b w:val="0"/>
          <w:sz w:val="22"/>
          <w:szCs w:val="22"/>
          <w:lang w:val="en-GB"/>
        </w:rPr>
        <w:t>c</w:t>
      </w:r>
      <w:r w:rsidR="00F2371E">
        <w:rPr>
          <w:b w:val="0"/>
          <w:sz w:val="22"/>
          <w:szCs w:val="22"/>
          <w:lang w:val="en-GB"/>
        </w:rPr>
        <w:t xml:space="preserve">ontractors </w:t>
      </w:r>
      <w:r w:rsidR="00626A20" w:rsidRPr="008E048A">
        <w:rPr>
          <w:b w:val="0"/>
          <w:sz w:val="22"/>
          <w:szCs w:val="22"/>
          <w:lang w:val="en-GB"/>
        </w:rPr>
        <w:t xml:space="preserve">as soon as the relevant </w:t>
      </w:r>
      <w:r w:rsidR="00BD2E9B" w:rsidRPr="008E048A">
        <w:rPr>
          <w:b w:val="0"/>
          <w:sz w:val="22"/>
          <w:szCs w:val="22"/>
          <w:lang w:val="en-GB"/>
        </w:rPr>
        <w:t>advertisement is published</w:t>
      </w:r>
      <w:r w:rsidR="00F2371E">
        <w:rPr>
          <w:b w:val="0"/>
          <w:sz w:val="22"/>
          <w:szCs w:val="22"/>
          <w:lang w:val="en-GB"/>
        </w:rPr>
        <w:t xml:space="preserve"> in the newspapers</w:t>
      </w:r>
      <w:r w:rsidR="00BD2E9B" w:rsidRPr="008E048A">
        <w:rPr>
          <w:b w:val="0"/>
          <w:sz w:val="22"/>
          <w:szCs w:val="22"/>
          <w:lang w:val="en-GB"/>
        </w:rPr>
        <w:t>.</w:t>
      </w:r>
      <w:r w:rsidR="00626A20" w:rsidRPr="008E048A">
        <w:rPr>
          <w:b w:val="0"/>
          <w:sz w:val="22"/>
          <w:szCs w:val="22"/>
          <w:lang w:val="en-GB"/>
        </w:rPr>
        <w:t xml:space="preserve"> </w:t>
      </w:r>
      <w:r w:rsidR="003F7115" w:rsidRPr="008E048A">
        <w:rPr>
          <w:b w:val="0"/>
          <w:sz w:val="22"/>
          <w:szCs w:val="22"/>
          <w:lang w:val="en-GB"/>
        </w:rPr>
        <w:t xml:space="preserve"> </w:t>
      </w:r>
    </w:p>
    <w:p w:rsidR="00DF570D" w:rsidRDefault="0037598E" w:rsidP="00DF570D">
      <w:pPr>
        <w:pStyle w:val="Heading1"/>
        <w:keepLines/>
        <w:numPr>
          <w:ilvl w:val="0"/>
          <w:numId w:val="10"/>
        </w:numPr>
        <w:suppressAutoHyphens w:val="0"/>
        <w:spacing w:before="240" w:line="312" w:lineRule="auto"/>
        <w:jc w:val="both"/>
        <w:rPr>
          <w:b w:val="0"/>
          <w:sz w:val="22"/>
          <w:szCs w:val="22"/>
          <w:lang w:val="en-GB"/>
        </w:rPr>
      </w:pPr>
      <w:r w:rsidRPr="00DF570D">
        <w:rPr>
          <w:b w:val="0"/>
          <w:sz w:val="22"/>
          <w:szCs w:val="22"/>
          <w:lang w:val="en-GB"/>
        </w:rPr>
        <w:t xml:space="preserve">The price of the Application Form shall be fixed by the </w:t>
      </w:r>
      <w:r w:rsidR="00813C98" w:rsidRPr="00DF570D">
        <w:rPr>
          <w:b w:val="0"/>
          <w:sz w:val="22"/>
          <w:szCs w:val="22"/>
          <w:lang w:val="en-GB"/>
        </w:rPr>
        <w:t xml:space="preserve">PE </w:t>
      </w:r>
      <w:r w:rsidRPr="00DF570D">
        <w:rPr>
          <w:b w:val="0"/>
          <w:sz w:val="22"/>
          <w:szCs w:val="22"/>
          <w:lang w:val="en-GB"/>
        </w:rPr>
        <w:t>for enlisting the</w:t>
      </w:r>
      <w:r w:rsidR="00A7272E" w:rsidRPr="00DF570D">
        <w:rPr>
          <w:b w:val="0"/>
          <w:sz w:val="22"/>
          <w:szCs w:val="22"/>
          <w:lang w:val="en-GB"/>
        </w:rPr>
        <w:t xml:space="preserve"> </w:t>
      </w:r>
      <w:r w:rsidR="00D209E9">
        <w:rPr>
          <w:b w:val="0"/>
          <w:sz w:val="22"/>
          <w:szCs w:val="22"/>
          <w:lang w:val="en-GB"/>
        </w:rPr>
        <w:t>suppliers</w:t>
      </w:r>
      <w:r w:rsidR="00A7272E" w:rsidRPr="00DF570D">
        <w:rPr>
          <w:b w:val="0"/>
          <w:sz w:val="22"/>
          <w:szCs w:val="22"/>
          <w:lang w:val="en-GB"/>
        </w:rPr>
        <w:t xml:space="preserve"> / renewing enlistment</w:t>
      </w:r>
      <w:r w:rsidRPr="00DF570D">
        <w:rPr>
          <w:b w:val="0"/>
          <w:sz w:val="22"/>
          <w:szCs w:val="22"/>
          <w:lang w:val="en-GB"/>
        </w:rPr>
        <w:t xml:space="preserve"> of the </w:t>
      </w:r>
      <w:r w:rsidR="00D209E9">
        <w:rPr>
          <w:b w:val="0"/>
          <w:sz w:val="22"/>
          <w:szCs w:val="22"/>
          <w:lang w:val="en-GB"/>
        </w:rPr>
        <w:t>suppliers</w:t>
      </w:r>
      <w:r w:rsidRPr="00DF570D">
        <w:rPr>
          <w:b w:val="0"/>
          <w:sz w:val="22"/>
          <w:szCs w:val="22"/>
          <w:lang w:val="en-GB"/>
        </w:rPr>
        <w:t xml:space="preserve"> </w:t>
      </w:r>
      <w:r w:rsidR="00835EC6" w:rsidRPr="00DF570D">
        <w:rPr>
          <w:b w:val="0"/>
          <w:sz w:val="22"/>
          <w:szCs w:val="22"/>
          <w:lang w:val="en-GB"/>
        </w:rPr>
        <w:t>on the basis of reproduction and administrative cost</w:t>
      </w:r>
      <w:r w:rsidR="00E25C88" w:rsidRPr="00DF570D">
        <w:rPr>
          <w:b w:val="0"/>
          <w:sz w:val="22"/>
          <w:szCs w:val="22"/>
          <w:lang w:val="en-GB"/>
        </w:rPr>
        <w:t xml:space="preserve"> of the SAFE documents</w:t>
      </w:r>
      <w:r w:rsidR="00835EC6" w:rsidRPr="00DF570D">
        <w:rPr>
          <w:b w:val="0"/>
          <w:sz w:val="22"/>
          <w:szCs w:val="22"/>
          <w:lang w:val="en-GB"/>
        </w:rPr>
        <w:t>.</w:t>
      </w:r>
      <w:r w:rsidR="00813C98" w:rsidRPr="00DF570D">
        <w:rPr>
          <w:b w:val="0"/>
          <w:sz w:val="22"/>
          <w:szCs w:val="22"/>
          <w:lang w:val="en-GB"/>
        </w:rPr>
        <w:t xml:space="preserve"> </w:t>
      </w:r>
      <w:r w:rsidRPr="00DF570D">
        <w:rPr>
          <w:b w:val="0"/>
          <w:sz w:val="22"/>
          <w:szCs w:val="22"/>
          <w:lang w:val="en-GB"/>
        </w:rPr>
        <w:t>The price of Application Fo</w:t>
      </w:r>
      <w:r w:rsidR="00CB0BB3" w:rsidRPr="00DF570D">
        <w:rPr>
          <w:b w:val="0"/>
          <w:sz w:val="22"/>
          <w:szCs w:val="22"/>
          <w:lang w:val="en-GB"/>
        </w:rPr>
        <w:t>r</w:t>
      </w:r>
      <w:r w:rsidRPr="00DF570D">
        <w:rPr>
          <w:b w:val="0"/>
          <w:sz w:val="22"/>
          <w:szCs w:val="22"/>
          <w:lang w:val="en-GB"/>
        </w:rPr>
        <w:t>m shall be non-refundable</w:t>
      </w:r>
      <w:r w:rsidR="00384458" w:rsidRPr="00DF570D">
        <w:rPr>
          <w:b w:val="0"/>
          <w:sz w:val="22"/>
          <w:szCs w:val="22"/>
          <w:lang w:val="en-GB"/>
        </w:rPr>
        <w:t xml:space="preserve"> and</w:t>
      </w:r>
      <w:r w:rsidR="00E25C88" w:rsidRPr="00DF570D">
        <w:rPr>
          <w:b w:val="0"/>
          <w:sz w:val="22"/>
          <w:szCs w:val="22"/>
          <w:lang w:val="en-GB"/>
        </w:rPr>
        <w:t xml:space="preserve"> payable in the form of Pay</w:t>
      </w:r>
      <w:r w:rsidR="00384458" w:rsidRPr="00DF570D">
        <w:rPr>
          <w:b w:val="0"/>
          <w:sz w:val="22"/>
          <w:szCs w:val="22"/>
          <w:lang w:val="en-GB"/>
        </w:rPr>
        <w:t xml:space="preserve"> Order</w:t>
      </w:r>
      <w:r w:rsidR="00E25C88" w:rsidRPr="00DF570D">
        <w:rPr>
          <w:b w:val="0"/>
          <w:sz w:val="22"/>
          <w:szCs w:val="22"/>
          <w:lang w:val="en-GB"/>
        </w:rPr>
        <w:t>/Bank Draft</w:t>
      </w:r>
      <w:r w:rsidR="00D209E9">
        <w:rPr>
          <w:b w:val="0"/>
          <w:sz w:val="22"/>
          <w:szCs w:val="22"/>
          <w:lang w:val="en-GB"/>
        </w:rPr>
        <w:t>/postal order</w:t>
      </w:r>
      <w:r w:rsidR="00384458" w:rsidRPr="00DF570D">
        <w:rPr>
          <w:b w:val="0"/>
          <w:sz w:val="22"/>
          <w:szCs w:val="22"/>
          <w:lang w:val="en-GB"/>
        </w:rPr>
        <w:t xml:space="preserve"> in favour of the </w:t>
      </w:r>
      <w:r w:rsidR="00813C98" w:rsidRPr="00DF570D">
        <w:rPr>
          <w:b w:val="0"/>
          <w:sz w:val="22"/>
          <w:szCs w:val="22"/>
          <w:lang w:val="en-GB"/>
        </w:rPr>
        <w:t>PE</w:t>
      </w:r>
      <w:r w:rsidR="00384458" w:rsidRPr="00DF570D">
        <w:rPr>
          <w:b w:val="0"/>
          <w:sz w:val="22"/>
          <w:szCs w:val="22"/>
          <w:lang w:val="en-GB"/>
        </w:rPr>
        <w:t>.</w:t>
      </w:r>
      <w:r w:rsidR="0089257E" w:rsidRPr="00DF570D">
        <w:rPr>
          <w:b w:val="0"/>
          <w:sz w:val="22"/>
          <w:szCs w:val="22"/>
          <w:lang w:val="en-GB"/>
        </w:rPr>
        <w:t xml:space="preserve"> </w:t>
      </w:r>
    </w:p>
    <w:p w:rsidR="00285AF2" w:rsidRPr="00DF570D" w:rsidRDefault="00350A58" w:rsidP="00DF570D">
      <w:pPr>
        <w:pStyle w:val="Heading1"/>
        <w:keepLines/>
        <w:numPr>
          <w:ilvl w:val="0"/>
          <w:numId w:val="10"/>
        </w:numPr>
        <w:suppressAutoHyphens w:val="0"/>
        <w:spacing w:before="240" w:line="312" w:lineRule="auto"/>
        <w:jc w:val="both"/>
        <w:rPr>
          <w:b w:val="0"/>
          <w:sz w:val="22"/>
          <w:szCs w:val="22"/>
          <w:lang w:val="en-GB"/>
        </w:rPr>
      </w:pPr>
      <w:r w:rsidRPr="00DF570D">
        <w:rPr>
          <w:b w:val="0"/>
          <w:sz w:val="22"/>
          <w:szCs w:val="22"/>
          <w:lang w:val="en-GB"/>
        </w:rPr>
        <w:t>Application shall be hand-delivered and upon request from the Applicant the P</w:t>
      </w:r>
      <w:r w:rsidR="00813C98" w:rsidRPr="00DF570D">
        <w:rPr>
          <w:b w:val="0"/>
          <w:sz w:val="22"/>
          <w:szCs w:val="22"/>
          <w:lang w:val="en-GB"/>
        </w:rPr>
        <w:t xml:space="preserve">E </w:t>
      </w:r>
      <w:r w:rsidRPr="00DF570D">
        <w:rPr>
          <w:b w:val="0"/>
          <w:sz w:val="22"/>
          <w:szCs w:val="22"/>
          <w:lang w:val="en-GB"/>
        </w:rPr>
        <w:t>shall provide necessary acknowledgement of receipt.</w:t>
      </w:r>
      <w:r w:rsidR="00EF3C63" w:rsidRPr="00DF570D">
        <w:rPr>
          <w:b w:val="0"/>
          <w:sz w:val="22"/>
          <w:szCs w:val="22"/>
          <w:lang w:val="en-GB"/>
        </w:rPr>
        <w:t xml:space="preserve"> If the SAFE document allows electronic submission, the same also can be done.</w:t>
      </w:r>
    </w:p>
    <w:p w:rsidR="00BD2E9B" w:rsidRDefault="00BD2E9B" w:rsidP="00FE556C">
      <w:pPr>
        <w:pStyle w:val="NormalIndent"/>
        <w:numPr>
          <w:ilvl w:val="0"/>
          <w:numId w:val="10"/>
        </w:numPr>
        <w:spacing w:before="240" w:after="120" w:line="312" w:lineRule="auto"/>
        <w:jc w:val="both"/>
        <w:rPr>
          <w:rFonts w:ascii="Arial" w:hAnsi="Arial" w:cs="Arial"/>
          <w:sz w:val="22"/>
          <w:szCs w:val="22"/>
          <w:lang w:val="en-GB"/>
        </w:rPr>
      </w:pPr>
      <w:r w:rsidRPr="008E048A">
        <w:rPr>
          <w:rFonts w:ascii="Arial" w:hAnsi="Arial" w:cs="Arial"/>
          <w:sz w:val="22"/>
          <w:szCs w:val="22"/>
          <w:lang w:val="en-GB"/>
        </w:rPr>
        <w:t>P</w:t>
      </w:r>
      <w:r w:rsidR="00813C98">
        <w:rPr>
          <w:rFonts w:ascii="Arial" w:hAnsi="Arial" w:cs="Arial"/>
          <w:sz w:val="22"/>
          <w:szCs w:val="22"/>
          <w:lang w:val="en-GB"/>
        </w:rPr>
        <w:t xml:space="preserve">E </w:t>
      </w:r>
      <w:r w:rsidRPr="008E048A">
        <w:rPr>
          <w:rFonts w:ascii="Arial" w:hAnsi="Arial" w:cs="Arial"/>
          <w:sz w:val="22"/>
          <w:szCs w:val="22"/>
          <w:lang w:val="en-GB"/>
        </w:rPr>
        <w:t>shall directly advertise Invitations for En</w:t>
      </w:r>
      <w:r w:rsidR="00562171">
        <w:rPr>
          <w:rFonts w:ascii="Arial" w:hAnsi="Arial" w:cs="Arial"/>
          <w:sz w:val="22"/>
          <w:szCs w:val="22"/>
          <w:lang w:val="en-GB"/>
        </w:rPr>
        <w:t>listment (IFE) pursuant to Rule</w:t>
      </w:r>
      <w:r w:rsidRPr="008E048A">
        <w:rPr>
          <w:rFonts w:ascii="Arial" w:hAnsi="Arial" w:cs="Arial"/>
          <w:sz w:val="22"/>
          <w:szCs w:val="22"/>
          <w:lang w:val="en-GB"/>
        </w:rPr>
        <w:t xml:space="preserve"> </w:t>
      </w:r>
      <w:r w:rsidR="00E27DB0" w:rsidRPr="008E048A">
        <w:rPr>
          <w:rFonts w:ascii="Arial" w:hAnsi="Arial" w:cs="Arial"/>
          <w:sz w:val="22"/>
          <w:szCs w:val="22"/>
          <w:lang w:val="en-GB"/>
        </w:rPr>
        <w:t>90 of the P</w:t>
      </w:r>
      <w:r w:rsidR="00A7272E">
        <w:rPr>
          <w:rFonts w:ascii="Arial" w:hAnsi="Arial" w:cs="Arial"/>
          <w:sz w:val="22"/>
          <w:szCs w:val="22"/>
          <w:lang w:val="en-GB"/>
        </w:rPr>
        <w:t>P</w:t>
      </w:r>
      <w:r w:rsidR="00813C98">
        <w:rPr>
          <w:rFonts w:ascii="Arial" w:hAnsi="Arial" w:cs="Arial"/>
          <w:sz w:val="22"/>
          <w:szCs w:val="22"/>
          <w:lang w:val="en-GB"/>
        </w:rPr>
        <w:t xml:space="preserve">R 2008 </w:t>
      </w:r>
      <w:r w:rsidR="00E27DB0" w:rsidRPr="008E048A">
        <w:rPr>
          <w:rFonts w:ascii="Arial" w:hAnsi="Arial" w:cs="Arial"/>
          <w:sz w:val="22"/>
          <w:szCs w:val="22"/>
          <w:lang w:val="en-GB"/>
        </w:rPr>
        <w:t>and IFE shall follow the specified formats in Part A, of Schedule X</w:t>
      </w:r>
      <w:r w:rsidR="002B6A93" w:rsidRPr="008E048A">
        <w:rPr>
          <w:rFonts w:ascii="Arial" w:hAnsi="Arial" w:cs="Arial"/>
          <w:sz w:val="22"/>
          <w:szCs w:val="22"/>
          <w:lang w:val="en-GB"/>
        </w:rPr>
        <w:t xml:space="preserve"> of the P</w:t>
      </w:r>
      <w:r w:rsidR="003A3837">
        <w:rPr>
          <w:rFonts w:ascii="Arial" w:hAnsi="Arial" w:cs="Arial"/>
          <w:sz w:val="22"/>
          <w:szCs w:val="22"/>
          <w:lang w:val="en-GB"/>
        </w:rPr>
        <w:t>PR 2008</w:t>
      </w:r>
      <w:r w:rsidR="00FC6C0D">
        <w:rPr>
          <w:rFonts w:ascii="Arial" w:hAnsi="Arial" w:cs="Arial"/>
          <w:sz w:val="22"/>
          <w:szCs w:val="22"/>
          <w:lang w:val="en-GB"/>
        </w:rPr>
        <w:t xml:space="preserve"> (Also provided </w:t>
      </w:r>
      <w:r w:rsidR="003A3837">
        <w:rPr>
          <w:rFonts w:ascii="Arial" w:hAnsi="Arial" w:cs="Arial"/>
          <w:sz w:val="22"/>
          <w:szCs w:val="22"/>
          <w:lang w:val="en-GB"/>
        </w:rPr>
        <w:t xml:space="preserve">with this </w:t>
      </w:r>
      <w:r w:rsidR="00FC6C0D">
        <w:rPr>
          <w:rFonts w:ascii="Arial" w:hAnsi="Arial" w:cs="Arial"/>
          <w:sz w:val="22"/>
          <w:szCs w:val="22"/>
          <w:lang w:val="en-GB"/>
        </w:rPr>
        <w:t>document)</w:t>
      </w:r>
      <w:r w:rsidR="002B6A93" w:rsidRPr="008E048A">
        <w:rPr>
          <w:rFonts w:ascii="Arial" w:hAnsi="Arial" w:cs="Arial"/>
          <w:sz w:val="22"/>
          <w:szCs w:val="22"/>
          <w:lang w:val="en-GB"/>
        </w:rPr>
        <w:t>.</w:t>
      </w:r>
    </w:p>
    <w:p w:rsidR="00434F43" w:rsidRPr="008E048A" w:rsidRDefault="00DA1662" w:rsidP="00FE556C">
      <w:pPr>
        <w:pStyle w:val="NormalIndent"/>
        <w:numPr>
          <w:ilvl w:val="0"/>
          <w:numId w:val="10"/>
        </w:numPr>
        <w:spacing w:before="240" w:after="120" w:line="312" w:lineRule="auto"/>
        <w:jc w:val="both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 xml:space="preserve">IFE shall be advertised usually at the beginning of </w:t>
      </w:r>
      <w:r w:rsidR="00434F43">
        <w:rPr>
          <w:rFonts w:ascii="Arial" w:hAnsi="Arial" w:cs="Arial"/>
          <w:sz w:val="22"/>
          <w:szCs w:val="22"/>
          <w:lang w:val="en-GB"/>
        </w:rPr>
        <w:t>each Financial Year</w:t>
      </w:r>
      <w:r w:rsidR="00453709">
        <w:rPr>
          <w:rFonts w:ascii="Arial" w:hAnsi="Arial" w:cs="Arial"/>
          <w:sz w:val="22"/>
          <w:szCs w:val="22"/>
          <w:lang w:val="en-GB"/>
        </w:rPr>
        <w:t xml:space="preserve"> and</w:t>
      </w:r>
      <w:r w:rsidR="00434F43">
        <w:rPr>
          <w:rFonts w:ascii="Arial" w:hAnsi="Arial" w:cs="Arial"/>
          <w:sz w:val="22"/>
          <w:szCs w:val="22"/>
          <w:lang w:val="en-GB"/>
        </w:rPr>
        <w:t xml:space="preserve"> </w:t>
      </w:r>
      <w:r w:rsidR="00840481">
        <w:rPr>
          <w:rFonts w:ascii="Arial" w:hAnsi="Arial" w:cs="Arial"/>
          <w:sz w:val="22"/>
          <w:szCs w:val="22"/>
          <w:lang w:val="en-GB"/>
        </w:rPr>
        <w:t>preferably be completed in all respect</w:t>
      </w:r>
      <w:r w:rsidR="00562171">
        <w:rPr>
          <w:rFonts w:ascii="Arial" w:hAnsi="Arial" w:cs="Arial"/>
          <w:sz w:val="22"/>
          <w:szCs w:val="22"/>
          <w:lang w:val="en-GB"/>
        </w:rPr>
        <w:t>s</w:t>
      </w:r>
      <w:r>
        <w:rPr>
          <w:rFonts w:ascii="Arial" w:hAnsi="Arial" w:cs="Arial"/>
          <w:sz w:val="22"/>
          <w:szCs w:val="22"/>
          <w:lang w:val="en-GB"/>
        </w:rPr>
        <w:t xml:space="preserve"> by July of the</w:t>
      </w:r>
      <w:r w:rsidR="00523726">
        <w:rPr>
          <w:rFonts w:ascii="Arial" w:hAnsi="Arial" w:cs="Arial"/>
          <w:sz w:val="22"/>
          <w:szCs w:val="22"/>
          <w:lang w:val="en-GB"/>
        </w:rPr>
        <w:t xml:space="preserve"> Financial Year so as to facilitate participation </w:t>
      </w:r>
      <w:r w:rsidR="00F74068">
        <w:rPr>
          <w:rFonts w:ascii="Arial" w:hAnsi="Arial" w:cs="Arial"/>
          <w:sz w:val="22"/>
          <w:szCs w:val="22"/>
          <w:lang w:val="en-GB"/>
        </w:rPr>
        <w:t xml:space="preserve">by the newly enlisted suppliers </w:t>
      </w:r>
      <w:r w:rsidR="00523726">
        <w:rPr>
          <w:rFonts w:ascii="Arial" w:hAnsi="Arial" w:cs="Arial"/>
          <w:sz w:val="22"/>
          <w:szCs w:val="22"/>
          <w:lang w:val="en-GB"/>
        </w:rPr>
        <w:t xml:space="preserve">in the </w:t>
      </w:r>
      <w:r w:rsidR="00F74068">
        <w:rPr>
          <w:rFonts w:ascii="Arial" w:hAnsi="Arial" w:cs="Arial"/>
          <w:sz w:val="22"/>
          <w:szCs w:val="22"/>
          <w:lang w:val="en-GB"/>
        </w:rPr>
        <w:t xml:space="preserve">upcoming </w:t>
      </w:r>
      <w:r w:rsidR="00523726">
        <w:rPr>
          <w:rFonts w:ascii="Arial" w:hAnsi="Arial" w:cs="Arial"/>
          <w:sz w:val="22"/>
          <w:szCs w:val="22"/>
          <w:lang w:val="en-GB"/>
        </w:rPr>
        <w:t xml:space="preserve">Procurement </w:t>
      </w:r>
      <w:r w:rsidR="00562171">
        <w:rPr>
          <w:rFonts w:ascii="Arial" w:hAnsi="Arial" w:cs="Arial"/>
          <w:sz w:val="22"/>
          <w:szCs w:val="22"/>
          <w:lang w:val="en-GB"/>
        </w:rPr>
        <w:t>Proceedings</w:t>
      </w:r>
      <w:r w:rsidR="00F74068">
        <w:rPr>
          <w:rFonts w:ascii="Arial" w:hAnsi="Arial" w:cs="Arial"/>
          <w:sz w:val="22"/>
          <w:szCs w:val="22"/>
          <w:lang w:val="en-GB"/>
        </w:rPr>
        <w:t>, until such time the previous list will remain in vogue.</w:t>
      </w:r>
    </w:p>
    <w:p w:rsidR="00DF570D" w:rsidRDefault="002B6A93" w:rsidP="005E0BC0">
      <w:pPr>
        <w:pStyle w:val="NormalIndent"/>
        <w:numPr>
          <w:ilvl w:val="0"/>
          <w:numId w:val="10"/>
        </w:numPr>
        <w:spacing w:before="240" w:after="120" w:line="312" w:lineRule="auto"/>
        <w:jc w:val="both"/>
        <w:rPr>
          <w:rFonts w:ascii="Arial" w:hAnsi="Arial" w:cs="Arial"/>
          <w:sz w:val="22"/>
          <w:szCs w:val="22"/>
          <w:lang w:val="en-GB"/>
        </w:rPr>
      </w:pPr>
      <w:r w:rsidRPr="00DF570D">
        <w:rPr>
          <w:rFonts w:ascii="Arial" w:hAnsi="Arial" w:cs="Arial"/>
          <w:sz w:val="22"/>
          <w:szCs w:val="22"/>
          <w:lang w:val="en-GB"/>
        </w:rPr>
        <w:lastRenderedPageBreak/>
        <w:t>The list shall be prepared</w:t>
      </w:r>
      <w:r w:rsidR="00523726" w:rsidRPr="00DF570D">
        <w:rPr>
          <w:rFonts w:ascii="Arial" w:hAnsi="Arial" w:cs="Arial"/>
          <w:sz w:val="22"/>
          <w:szCs w:val="22"/>
          <w:lang w:val="en-GB"/>
        </w:rPr>
        <w:t>/</w:t>
      </w:r>
      <w:r w:rsidR="00EF6717" w:rsidRPr="00DF570D">
        <w:rPr>
          <w:rFonts w:ascii="Arial" w:hAnsi="Arial" w:cs="Arial"/>
          <w:sz w:val="22"/>
          <w:szCs w:val="22"/>
          <w:lang w:val="en-GB"/>
        </w:rPr>
        <w:t xml:space="preserve"> </w:t>
      </w:r>
      <w:r w:rsidR="00523726" w:rsidRPr="00DF570D">
        <w:rPr>
          <w:rFonts w:ascii="Arial" w:hAnsi="Arial" w:cs="Arial"/>
          <w:sz w:val="22"/>
          <w:szCs w:val="22"/>
          <w:lang w:val="en-GB"/>
        </w:rPr>
        <w:t>updated on annual basis</w:t>
      </w:r>
      <w:r w:rsidRPr="00DF570D">
        <w:rPr>
          <w:rFonts w:ascii="Arial" w:hAnsi="Arial" w:cs="Arial"/>
          <w:sz w:val="22"/>
          <w:szCs w:val="22"/>
          <w:lang w:val="en-GB"/>
        </w:rPr>
        <w:t xml:space="preserve"> by a</w:t>
      </w:r>
      <w:r w:rsidR="00523726" w:rsidRPr="00DF570D">
        <w:rPr>
          <w:rFonts w:ascii="Arial" w:hAnsi="Arial" w:cs="Arial"/>
          <w:sz w:val="22"/>
          <w:szCs w:val="22"/>
          <w:lang w:val="en-GB"/>
        </w:rPr>
        <w:t>n Enlistment</w:t>
      </w:r>
      <w:r w:rsidRPr="00DF570D">
        <w:rPr>
          <w:rFonts w:ascii="Arial" w:hAnsi="Arial" w:cs="Arial"/>
          <w:sz w:val="22"/>
          <w:szCs w:val="22"/>
          <w:lang w:val="en-GB"/>
        </w:rPr>
        <w:t xml:space="preserve"> Committee and </w:t>
      </w:r>
      <w:r w:rsidR="003119A9" w:rsidRPr="00DF570D">
        <w:rPr>
          <w:rFonts w:ascii="Arial" w:hAnsi="Arial" w:cs="Arial"/>
          <w:sz w:val="22"/>
          <w:szCs w:val="22"/>
          <w:lang w:val="en-GB"/>
        </w:rPr>
        <w:t xml:space="preserve">the list </w:t>
      </w:r>
      <w:r w:rsidRPr="00DF570D">
        <w:rPr>
          <w:rFonts w:ascii="Arial" w:hAnsi="Arial" w:cs="Arial"/>
          <w:sz w:val="22"/>
          <w:szCs w:val="22"/>
          <w:lang w:val="en-GB"/>
        </w:rPr>
        <w:t>approved by the</w:t>
      </w:r>
      <w:r w:rsidR="00A7272E" w:rsidRPr="00DF570D">
        <w:rPr>
          <w:rFonts w:ascii="Arial" w:hAnsi="Arial" w:cs="Arial"/>
          <w:sz w:val="22"/>
          <w:szCs w:val="22"/>
          <w:lang w:val="en-GB"/>
        </w:rPr>
        <w:t xml:space="preserve"> Head of </w:t>
      </w:r>
      <w:r w:rsidR="00C22BC4" w:rsidRPr="00DF570D">
        <w:rPr>
          <w:rFonts w:ascii="Arial" w:hAnsi="Arial" w:cs="Arial"/>
          <w:sz w:val="22"/>
          <w:szCs w:val="22"/>
          <w:lang w:val="en-GB"/>
        </w:rPr>
        <w:t>Procuri</w:t>
      </w:r>
      <w:r w:rsidR="00C22BC4">
        <w:rPr>
          <w:rFonts w:ascii="Arial" w:hAnsi="Arial" w:cs="Arial"/>
          <w:sz w:val="22"/>
          <w:szCs w:val="22"/>
          <w:lang w:val="en-GB"/>
        </w:rPr>
        <w:t xml:space="preserve">ng </w:t>
      </w:r>
      <w:r w:rsidR="00A7272E" w:rsidRPr="00DF570D">
        <w:rPr>
          <w:rFonts w:ascii="Arial" w:hAnsi="Arial" w:cs="Arial"/>
          <w:sz w:val="22"/>
          <w:szCs w:val="22"/>
          <w:lang w:val="en-GB"/>
        </w:rPr>
        <w:t xml:space="preserve"> Entity</w:t>
      </w:r>
      <w:r w:rsidRPr="00DF570D">
        <w:rPr>
          <w:rFonts w:ascii="Arial" w:hAnsi="Arial" w:cs="Arial"/>
          <w:sz w:val="22"/>
          <w:szCs w:val="22"/>
          <w:lang w:val="en-GB"/>
        </w:rPr>
        <w:t xml:space="preserve"> </w:t>
      </w:r>
      <w:r w:rsidR="00AC261F" w:rsidRPr="00DF570D">
        <w:rPr>
          <w:rFonts w:ascii="Arial" w:hAnsi="Arial" w:cs="Arial"/>
          <w:sz w:val="22"/>
          <w:szCs w:val="22"/>
          <w:lang w:val="en-GB"/>
        </w:rPr>
        <w:t>(</w:t>
      </w:r>
      <w:r w:rsidRPr="00DF570D">
        <w:rPr>
          <w:rFonts w:ascii="Arial" w:hAnsi="Arial" w:cs="Arial"/>
          <w:sz w:val="22"/>
          <w:szCs w:val="22"/>
          <w:lang w:val="en-GB"/>
        </w:rPr>
        <w:t>HOPE</w:t>
      </w:r>
      <w:r w:rsidR="00AC261F" w:rsidRPr="00DF570D">
        <w:rPr>
          <w:rFonts w:ascii="Arial" w:hAnsi="Arial" w:cs="Arial"/>
          <w:sz w:val="22"/>
          <w:szCs w:val="22"/>
          <w:lang w:val="en-GB"/>
        </w:rPr>
        <w:t>)</w:t>
      </w:r>
      <w:r w:rsidRPr="00DF570D">
        <w:rPr>
          <w:rFonts w:ascii="Arial" w:hAnsi="Arial" w:cs="Arial"/>
          <w:sz w:val="22"/>
          <w:szCs w:val="22"/>
          <w:lang w:val="en-GB"/>
        </w:rPr>
        <w:t xml:space="preserve"> or an officer authorized by him or her pursuant to Rule 52(3) of the P</w:t>
      </w:r>
      <w:r w:rsidR="0089332C" w:rsidRPr="00DF570D">
        <w:rPr>
          <w:rFonts w:ascii="Arial" w:hAnsi="Arial" w:cs="Arial"/>
          <w:sz w:val="22"/>
          <w:szCs w:val="22"/>
          <w:lang w:val="en-GB"/>
        </w:rPr>
        <w:t>PR 2008</w:t>
      </w:r>
      <w:r w:rsidRPr="00DF570D">
        <w:rPr>
          <w:rFonts w:ascii="Arial" w:hAnsi="Arial" w:cs="Arial"/>
          <w:sz w:val="22"/>
          <w:szCs w:val="22"/>
          <w:lang w:val="en-GB"/>
        </w:rPr>
        <w:t>.</w:t>
      </w:r>
      <w:r w:rsidR="00DA1662" w:rsidRPr="00DF570D">
        <w:rPr>
          <w:rFonts w:ascii="Arial" w:hAnsi="Arial" w:cs="Arial"/>
          <w:sz w:val="22"/>
          <w:szCs w:val="22"/>
          <w:lang w:val="en-GB"/>
        </w:rPr>
        <w:t xml:space="preserve"> The enlisted suppliers may be retained or excluded from the approved list upon performance evaluation as per a standard policy approved by the Head of </w:t>
      </w:r>
      <w:r w:rsidR="00C22BC4">
        <w:rPr>
          <w:rFonts w:ascii="Arial" w:hAnsi="Arial" w:cs="Arial"/>
          <w:sz w:val="22"/>
          <w:szCs w:val="22"/>
          <w:lang w:val="en-GB"/>
        </w:rPr>
        <w:t xml:space="preserve">Procuring </w:t>
      </w:r>
      <w:r w:rsidR="00DA1662" w:rsidRPr="00DF570D">
        <w:rPr>
          <w:rFonts w:ascii="Arial" w:hAnsi="Arial" w:cs="Arial"/>
          <w:sz w:val="22"/>
          <w:szCs w:val="22"/>
          <w:lang w:val="en-GB"/>
        </w:rPr>
        <w:t>Entity which should be made available to prospec</w:t>
      </w:r>
      <w:r w:rsidR="009B02E9" w:rsidRPr="00DF570D">
        <w:rPr>
          <w:rFonts w:ascii="Arial" w:hAnsi="Arial" w:cs="Arial"/>
          <w:sz w:val="22"/>
          <w:szCs w:val="22"/>
          <w:lang w:val="en-GB"/>
        </w:rPr>
        <w:t xml:space="preserve">tive suppliers </w:t>
      </w:r>
      <w:r w:rsidR="00DA1662" w:rsidRPr="00DF570D">
        <w:rPr>
          <w:rFonts w:ascii="Arial" w:hAnsi="Arial" w:cs="Arial"/>
          <w:sz w:val="22"/>
          <w:szCs w:val="22"/>
          <w:lang w:val="en-GB"/>
        </w:rPr>
        <w:t>during the enlistment process.</w:t>
      </w:r>
      <w:r w:rsidR="009B02E9" w:rsidRPr="00DF570D">
        <w:rPr>
          <w:rFonts w:ascii="Arial" w:hAnsi="Arial" w:cs="Arial"/>
          <w:sz w:val="22"/>
          <w:szCs w:val="22"/>
          <w:lang w:val="en-GB"/>
        </w:rPr>
        <w:t xml:space="preserve"> The key performance indicators should also be made available to them to make them aware about the performance evaluation process.</w:t>
      </w:r>
      <w:r w:rsidR="00DF570D">
        <w:rPr>
          <w:rFonts w:ascii="Arial" w:hAnsi="Arial" w:cs="Arial"/>
          <w:sz w:val="22"/>
          <w:szCs w:val="22"/>
          <w:lang w:val="en-GB"/>
        </w:rPr>
        <w:t xml:space="preserve"> </w:t>
      </w:r>
    </w:p>
    <w:p w:rsidR="00885076" w:rsidRPr="00DF570D" w:rsidRDefault="003119A9" w:rsidP="005E0BC0">
      <w:pPr>
        <w:pStyle w:val="NormalIndent"/>
        <w:numPr>
          <w:ilvl w:val="0"/>
          <w:numId w:val="10"/>
        </w:numPr>
        <w:spacing w:before="240" w:after="120" w:line="312" w:lineRule="auto"/>
        <w:jc w:val="both"/>
        <w:rPr>
          <w:rFonts w:ascii="Arial" w:hAnsi="Arial" w:cs="Arial"/>
          <w:sz w:val="22"/>
          <w:szCs w:val="22"/>
          <w:lang w:val="en-GB"/>
        </w:rPr>
      </w:pPr>
      <w:r w:rsidRPr="00DF570D">
        <w:rPr>
          <w:rFonts w:ascii="Arial" w:hAnsi="Arial"/>
          <w:bCs/>
          <w:sz w:val="22"/>
          <w:szCs w:val="22"/>
          <w:lang w:val="en-GB"/>
        </w:rPr>
        <w:t xml:space="preserve">The </w:t>
      </w:r>
      <w:r w:rsidR="00514F7C" w:rsidRPr="00DF570D">
        <w:rPr>
          <w:rFonts w:ascii="Arial" w:hAnsi="Arial"/>
          <w:bCs/>
          <w:sz w:val="22"/>
          <w:szCs w:val="22"/>
          <w:lang w:val="en-GB"/>
        </w:rPr>
        <w:t>P</w:t>
      </w:r>
      <w:r w:rsidR="00E832C4" w:rsidRPr="00DF570D">
        <w:rPr>
          <w:rFonts w:ascii="Arial" w:hAnsi="Arial"/>
          <w:bCs/>
          <w:sz w:val="22"/>
          <w:szCs w:val="22"/>
          <w:lang w:val="en-GB"/>
        </w:rPr>
        <w:t xml:space="preserve">E </w:t>
      </w:r>
      <w:r w:rsidR="00514F7C" w:rsidRPr="00DF570D">
        <w:rPr>
          <w:rFonts w:ascii="Arial" w:hAnsi="Arial"/>
          <w:bCs/>
          <w:sz w:val="22"/>
          <w:szCs w:val="22"/>
          <w:lang w:val="en-GB"/>
        </w:rPr>
        <w:t xml:space="preserve">shall give </w:t>
      </w:r>
      <w:r w:rsidRPr="00DF570D">
        <w:rPr>
          <w:rFonts w:ascii="Arial" w:hAnsi="Arial"/>
          <w:bCs/>
          <w:sz w:val="22"/>
          <w:szCs w:val="22"/>
          <w:lang w:val="en-GB"/>
        </w:rPr>
        <w:t>minimum</w:t>
      </w:r>
      <w:r w:rsidR="00514F7C" w:rsidRPr="00DF570D">
        <w:rPr>
          <w:rFonts w:ascii="Arial" w:hAnsi="Arial"/>
          <w:bCs/>
          <w:sz w:val="22"/>
          <w:szCs w:val="22"/>
          <w:lang w:val="en-GB"/>
        </w:rPr>
        <w:t xml:space="preserve"> seven (7) days</w:t>
      </w:r>
      <w:r w:rsidRPr="00DF570D">
        <w:rPr>
          <w:rFonts w:ascii="Arial" w:hAnsi="Arial"/>
          <w:bCs/>
          <w:sz w:val="22"/>
          <w:szCs w:val="22"/>
          <w:lang w:val="en-GB"/>
        </w:rPr>
        <w:t xml:space="preserve"> time </w:t>
      </w:r>
      <w:r w:rsidR="00436723" w:rsidRPr="00DF570D">
        <w:rPr>
          <w:rFonts w:ascii="Arial" w:hAnsi="Arial"/>
          <w:bCs/>
          <w:sz w:val="22"/>
          <w:szCs w:val="22"/>
          <w:lang w:val="en-GB"/>
        </w:rPr>
        <w:t>for preparation</w:t>
      </w:r>
      <w:r w:rsidRPr="00DF570D">
        <w:rPr>
          <w:rFonts w:ascii="Arial" w:hAnsi="Arial"/>
          <w:bCs/>
          <w:sz w:val="22"/>
          <w:szCs w:val="22"/>
          <w:lang w:val="en-GB"/>
        </w:rPr>
        <w:t xml:space="preserve"> and submission</w:t>
      </w:r>
      <w:r w:rsidR="00436723" w:rsidRPr="00DF570D">
        <w:rPr>
          <w:rFonts w:ascii="Arial" w:hAnsi="Arial"/>
          <w:bCs/>
          <w:sz w:val="22"/>
          <w:szCs w:val="22"/>
          <w:lang w:val="en-GB"/>
        </w:rPr>
        <w:t xml:space="preserve"> of Application </w:t>
      </w:r>
      <w:r w:rsidR="00885076" w:rsidRPr="00DF570D">
        <w:rPr>
          <w:rFonts w:ascii="Arial" w:hAnsi="Arial"/>
          <w:bCs/>
          <w:sz w:val="22"/>
          <w:szCs w:val="22"/>
          <w:lang w:val="en-GB"/>
        </w:rPr>
        <w:t xml:space="preserve">pursuant to Rule </w:t>
      </w:r>
      <w:r w:rsidR="00436723" w:rsidRPr="00DF570D">
        <w:rPr>
          <w:rFonts w:ascii="Arial" w:hAnsi="Arial"/>
          <w:bCs/>
          <w:sz w:val="22"/>
          <w:szCs w:val="22"/>
          <w:lang w:val="en-GB"/>
        </w:rPr>
        <w:t>52</w:t>
      </w:r>
      <w:r w:rsidR="00885076" w:rsidRPr="00DF570D">
        <w:rPr>
          <w:rFonts w:ascii="Arial" w:hAnsi="Arial"/>
          <w:bCs/>
          <w:sz w:val="22"/>
          <w:szCs w:val="22"/>
          <w:lang w:val="en-GB"/>
        </w:rPr>
        <w:t xml:space="preserve"> of the P</w:t>
      </w:r>
      <w:r w:rsidR="00E832C4" w:rsidRPr="00DF570D">
        <w:rPr>
          <w:rFonts w:ascii="Arial" w:hAnsi="Arial"/>
          <w:bCs/>
          <w:sz w:val="22"/>
          <w:szCs w:val="22"/>
          <w:lang w:val="en-GB"/>
        </w:rPr>
        <w:t xml:space="preserve">PR </w:t>
      </w:r>
      <w:r w:rsidR="004C4ACD" w:rsidRPr="00DF570D">
        <w:rPr>
          <w:rFonts w:ascii="Arial" w:hAnsi="Arial"/>
          <w:bCs/>
          <w:sz w:val="22"/>
          <w:szCs w:val="22"/>
          <w:lang w:val="en-GB"/>
        </w:rPr>
        <w:t>2</w:t>
      </w:r>
      <w:r w:rsidR="00885076" w:rsidRPr="00DF570D">
        <w:rPr>
          <w:rFonts w:ascii="Arial" w:hAnsi="Arial"/>
          <w:bCs/>
          <w:sz w:val="22"/>
          <w:szCs w:val="22"/>
          <w:lang w:val="en-GB"/>
        </w:rPr>
        <w:t>008.</w:t>
      </w:r>
    </w:p>
    <w:p w:rsidR="003119A9" w:rsidRPr="009B02E9" w:rsidRDefault="003119A9" w:rsidP="00FE556C">
      <w:pPr>
        <w:pStyle w:val="NormalIndent"/>
        <w:numPr>
          <w:ilvl w:val="0"/>
          <w:numId w:val="10"/>
        </w:numPr>
        <w:spacing w:before="240" w:after="120" w:line="312" w:lineRule="auto"/>
        <w:jc w:val="both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/>
          <w:bCs/>
          <w:sz w:val="22"/>
          <w:szCs w:val="22"/>
          <w:lang w:val="en-GB"/>
        </w:rPr>
        <w:t>Minimum qua</w:t>
      </w:r>
      <w:r w:rsidR="009B02E9">
        <w:rPr>
          <w:rFonts w:ascii="Arial" w:hAnsi="Arial"/>
          <w:bCs/>
          <w:sz w:val="22"/>
          <w:szCs w:val="22"/>
          <w:lang w:val="en-GB"/>
        </w:rPr>
        <w:t xml:space="preserve">lifying requirement for enlistment or </w:t>
      </w:r>
      <w:r>
        <w:rPr>
          <w:rFonts w:ascii="Arial" w:hAnsi="Arial"/>
          <w:bCs/>
          <w:sz w:val="22"/>
          <w:szCs w:val="22"/>
          <w:lang w:val="en-GB"/>
        </w:rPr>
        <w:t xml:space="preserve">renewal of enlistment shall be specified in </w:t>
      </w:r>
      <w:r w:rsidRPr="009B02E9">
        <w:rPr>
          <w:rFonts w:ascii="Arial" w:hAnsi="Arial"/>
          <w:bCs/>
          <w:sz w:val="22"/>
          <w:szCs w:val="22"/>
          <w:lang w:val="en-GB"/>
        </w:rPr>
        <w:t xml:space="preserve">Para 4 of the Application Form. </w:t>
      </w:r>
      <w:r w:rsidR="009B02E9" w:rsidRPr="009B02E9">
        <w:rPr>
          <w:rFonts w:ascii="Arial" w:hAnsi="Arial"/>
          <w:bCs/>
          <w:sz w:val="22"/>
          <w:szCs w:val="22"/>
          <w:lang w:val="en-GB"/>
        </w:rPr>
        <w:t xml:space="preserve">For much detailed requirement additional sheets may be used by the </w:t>
      </w:r>
      <w:r w:rsidR="00D62007">
        <w:rPr>
          <w:rFonts w:ascii="Arial" w:hAnsi="Arial"/>
          <w:bCs/>
          <w:sz w:val="22"/>
          <w:szCs w:val="22"/>
          <w:lang w:val="en-GB"/>
        </w:rPr>
        <w:t>PE/</w:t>
      </w:r>
      <w:r w:rsidR="009B02E9" w:rsidRPr="009B02E9">
        <w:rPr>
          <w:rFonts w:ascii="Arial" w:hAnsi="Arial"/>
          <w:bCs/>
          <w:sz w:val="22"/>
          <w:szCs w:val="22"/>
          <w:lang w:val="en-GB"/>
        </w:rPr>
        <w:t>applicants.</w:t>
      </w:r>
    </w:p>
    <w:p w:rsidR="003119A9" w:rsidRPr="003E0602" w:rsidRDefault="003119A9" w:rsidP="00FE556C">
      <w:pPr>
        <w:pStyle w:val="NormalIndent"/>
        <w:numPr>
          <w:ilvl w:val="0"/>
          <w:numId w:val="10"/>
        </w:numPr>
        <w:spacing w:before="240" w:after="120" w:line="312" w:lineRule="auto"/>
        <w:jc w:val="both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/>
          <w:bCs/>
          <w:sz w:val="22"/>
          <w:szCs w:val="22"/>
          <w:lang w:val="en-GB"/>
        </w:rPr>
        <w:t xml:space="preserve">The selected Applicants shall </w:t>
      </w:r>
      <w:r w:rsidR="009B02E9">
        <w:rPr>
          <w:rFonts w:ascii="Arial" w:hAnsi="Arial"/>
          <w:bCs/>
          <w:sz w:val="22"/>
          <w:szCs w:val="22"/>
          <w:lang w:val="en-GB"/>
        </w:rPr>
        <w:t xml:space="preserve">be </w:t>
      </w:r>
      <w:r>
        <w:rPr>
          <w:rFonts w:ascii="Arial" w:hAnsi="Arial"/>
          <w:bCs/>
          <w:sz w:val="22"/>
          <w:szCs w:val="22"/>
          <w:lang w:val="en-GB"/>
        </w:rPr>
        <w:t>require</w:t>
      </w:r>
      <w:r w:rsidR="009B02E9">
        <w:rPr>
          <w:rFonts w:ascii="Arial" w:hAnsi="Arial"/>
          <w:bCs/>
          <w:sz w:val="22"/>
          <w:szCs w:val="22"/>
          <w:lang w:val="en-GB"/>
        </w:rPr>
        <w:t>d to</w:t>
      </w:r>
      <w:r>
        <w:rPr>
          <w:rFonts w:ascii="Arial" w:hAnsi="Arial"/>
          <w:bCs/>
          <w:sz w:val="22"/>
          <w:szCs w:val="22"/>
          <w:lang w:val="en-GB"/>
        </w:rPr>
        <w:t xml:space="preserve"> </w:t>
      </w:r>
      <w:r w:rsidR="009B02E9">
        <w:rPr>
          <w:rFonts w:ascii="Arial" w:hAnsi="Arial"/>
          <w:bCs/>
          <w:sz w:val="22"/>
          <w:szCs w:val="22"/>
          <w:lang w:val="en-GB"/>
        </w:rPr>
        <w:t xml:space="preserve">deposit a predetermined fee of </w:t>
      </w:r>
      <w:r>
        <w:rPr>
          <w:rFonts w:ascii="Arial" w:hAnsi="Arial"/>
          <w:bCs/>
          <w:sz w:val="22"/>
          <w:szCs w:val="22"/>
          <w:lang w:val="en-GB"/>
        </w:rPr>
        <w:t>Tk. 5</w:t>
      </w:r>
      <w:r w:rsidR="001F5B43">
        <w:rPr>
          <w:rFonts w:ascii="Arial" w:hAnsi="Arial"/>
          <w:bCs/>
          <w:sz w:val="22"/>
          <w:szCs w:val="22"/>
          <w:lang w:val="en-GB"/>
        </w:rPr>
        <w:t>,</w:t>
      </w:r>
      <w:r>
        <w:rPr>
          <w:rFonts w:ascii="Arial" w:hAnsi="Arial"/>
          <w:bCs/>
          <w:sz w:val="22"/>
          <w:szCs w:val="22"/>
          <w:lang w:val="en-GB"/>
        </w:rPr>
        <w:t>000 (</w:t>
      </w:r>
      <w:r w:rsidR="00A50B06">
        <w:rPr>
          <w:rFonts w:ascii="Arial" w:hAnsi="Arial"/>
          <w:bCs/>
          <w:sz w:val="22"/>
          <w:szCs w:val="22"/>
          <w:lang w:val="en-GB"/>
        </w:rPr>
        <w:t xml:space="preserve">Taka </w:t>
      </w:r>
      <w:r>
        <w:rPr>
          <w:rFonts w:ascii="Arial" w:hAnsi="Arial"/>
          <w:bCs/>
          <w:sz w:val="22"/>
          <w:szCs w:val="22"/>
          <w:lang w:val="en-GB"/>
        </w:rPr>
        <w:t xml:space="preserve">Five Thousand) as </w:t>
      </w:r>
      <w:r w:rsidRPr="003119A9">
        <w:rPr>
          <w:rFonts w:ascii="Arial" w:hAnsi="Arial"/>
          <w:b/>
          <w:bCs/>
          <w:sz w:val="22"/>
          <w:szCs w:val="22"/>
          <w:lang w:val="en-GB"/>
        </w:rPr>
        <w:t>‘Enlist</w:t>
      </w:r>
      <w:r w:rsidR="00422163">
        <w:rPr>
          <w:rFonts w:ascii="Arial" w:hAnsi="Arial"/>
          <w:b/>
          <w:bCs/>
          <w:sz w:val="22"/>
          <w:szCs w:val="22"/>
          <w:lang w:val="en-GB"/>
        </w:rPr>
        <w:t xml:space="preserve">ment </w:t>
      </w:r>
      <w:r w:rsidRPr="003119A9">
        <w:rPr>
          <w:rFonts w:ascii="Arial" w:hAnsi="Arial"/>
          <w:b/>
          <w:bCs/>
          <w:sz w:val="22"/>
          <w:szCs w:val="22"/>
          <w:lang w:val="en-GB"/>
        </w:rPr>
        <w:t>Fee’</w:t>
      </w:r>
      <w:r w:rsidRPr="003119A9">
        <w:rPr>
          <w:rFonts w:ascii="Arial" w:hAnsi="Arial"/>
          <w:bCs/>
          <w:sz w:val="22"/>
          <w:szCs w:val="22"/>
          <w:lang w:val="en-GB"/>
        </w:rPr>
        <w:t xml:space="preserve"> </w:t>
      </w:r>
      <w:r w:rsidR="00A50B06">
        <w:rPr>
          <w:rFonts w:ascii="Arial" w:hAnsi="Arial"/>
          <w:bCs/>
          <w:sz w:val="22"/>
          <w:szCs w:val="22"/>
          <w:lang w:val="en-GB"/>
        </w:rPr>
        <w:t>and Tk. 2,000 (Taka Two Thousand)</w:t>
      </w:r>
      <w:r>
        <w:rPr>
          <w:rFonts w:ascii="Arial" w:hAnsi="Arial"/>
          <w:bCs/>
          <w:sz w:val="22"/>
          <w:szCs w:val="22"/>
          <w:lang w:val="en-GB"/>
        </w:rPr>
        <w:t xml:space="preserve"> </w:t>
      </w:r>
      <w:r w:rsidR="00A50B06">
        <w:rPr>
          <w:rFonts w:ascii="Arial" w:hAnsi="Arial"/>
          <w:bCs/>
          <w:sz w:val="22"/>
          <w:szCs w:val="22"/>
          <w:lang w:val="en-GB"/>
        </w:rPr>
        <w:t xml:space="preserve">for </w:t>
      </w:r>
      <w:r w:rsidRPr="003119A9">
        <w:rPr>
          <w:rFonts w:ascii="Arial" w:hAnsi="Arial"/>
          <w:b/>
          <w:bCs/>
          <w:sz w:val="22"/>
          <w:szCs w:val="22"/>
          <w:lang w:val="en-GB"/>
        </w:rPr>
        <w:t>‘Renewal of Enlistment Fee’</w:t>
      </w:r>
      <w:r>
        <w:rPr>
          <w:rFonts w:ascii="Arial" w:hAnsi="Arial"/>
          <w:b/>
          <w:bCs/>
          <w:sz w:val="22"/>
          <w:szCs w:val="22"/>
          <w:lang w:val="en-GB"/>
        </w:rPr>
        <w:t xml:space="preserve"> </w:t>
      </w:r>
      <w:r w:rsidRPr="003119A9">
        <w:rPr>
          <w:rFonts w:ascii="Arial" w:hAnsi="Arial"/>
          <w:bCs/>
          <w:sz w:val="22"/>
          <w:szCs w:val="22"/>
          <w:lang w:val="en-GB"/>
        </w:rPr>
        <w:t>in the form of Pay</w:t>
      </w:r>
      <w:r w:rsidR="009B02E9">
        <w:rPr>
          <w:rFonts w:ascii="Arial" w:hAnsi="Arial"/>
          <w:bCs/>
          <w:sz w:val="22"/>
          <w:szCs w:val="22"/>
          <w:lang w:val="en-GB"/>
        </w:rPr>
        <w:t xml:space="preserve"> Order/ Bank/Demand</w:t>
      </w:r>
      <w:r>
        <w:rPr>
          <w:rFonts w:ascii="Arial" w:hAnsi="Arial"/>
          <w:bCs/>
          <w:sz w:val="22"/>
          <w:szCs w:val="22"/>
          <w:lang w:val="en-GB"/>
        </w:rPr>
        <w:t xml:space="preserve"> Draft in favour of the P</w:t>
      </w:r>
      <w:r w:rsidR="00A60CAA">
        <w:rPr>
          <w:rFonts w:ascii="Arial" w:hAnsi="Arial"/>
          <w:bCs/>
          <w:sz w:val="22"/>
          <w:szCs w:val="22"/>
          <w:lang w:val="en-GB"/>
        </w:rPr>
        <w:t>E.</w:t>
      </w:r>
      <w:r>
        <w:rPr>
          <w:rFonts w:ascii="Arial" w:hAnsi="Arial"/>
          <w:bCs/>
          <w:sz w:val="22"/>
          <w:szCs w:val="22"/>
          <w:lang w:val="en-GB"/>
        </w:rPr>
        <w:t xml:space="preserve"> </w:t>
      </w:r>
    </w:p>
    <w:p w:rsidR="00C95F82" w:rsidRPr="00D209E9" w:rsidRDefault="00C95F82" w:rsidP="00D209E9">
      <w:pPr>
        <w:spacing w:line="312" w:lineRule="auto"/>
        <w:jc w:val="center"/>
        <w:rPr>
          <w:lang w:val="en-GB"/>
        </w:rPr>
      </w:pPr>
    </w:p>
    <w:p w:rsidR="004C0016" w:rsidRPr="00D209E9" w:rsidRDefault="004C0016" w:rsidP="00FE556C">
      <w:pPr>
        <w:spacing w:line="312" w:lineRule="auto"/>
        <w:jc w:val="center"/>
        <w:rPr>
          <w:lang w:val="en-GB"/>
        </w:rPr>
      </w:pPr>
    </w:p>
    <w:p w:rsidR="00BD6BDF" w:rsidRPr="00D209E9" w:rsidRDefault="00BD6BDF" w:rsidP="00FE556C">
      <w:pPr>
        <w:spacing w:line="312" w:lineRule="auto"/>
        <w:jc w:val="center"/>
        <w:rPr>
          <w:lang w:val="en-GB"/>
        </w:rPr>
      </w:pPr>
    </w:p>
    <w:p w:rsidR="00101342" w:rsidRPr="00D209E9" w:rsidRDefault="00101342" w:rsidP="00FE556C">
      <w:pPr>
        <w:spacing w:line="312" w:lineRule="auto"/>
        <w:jc w:val="center"/>
        <w:rPr>
          <w:lang w:val="en-GB"/>
        </w:rPr>
      </w:pPr>
    </w:p>
    <w:p w:rsidR="00E054DC" w:rsidRPr="00D209E9" w:rsidRDefault="00E054DC" w:rsidP="00E054DC">
      <w:pPr>
        <w:ind w:left="900" w:hanging="900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:rsidR="00E054DC" w:rsidRPr="00D209E9" w:rsidRDefault="00E054DC" w:rsidP="00E054DC">
      <w:pPr>
        <w:ind w:left="900" w:hanging="900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:rsidR="00E054DC" w:rsidRPr="00D209E9" w:rsidRDefault="00E054DC" w:rsidP="00E054DC">
      <w:pPr>
        <w:ind w:left="900" w:hanging="900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:rsidR="00E054DC" w:rsidRPr="00D209E9" w:rsidRDefault="00E054DC" w:rsidP="00E054DC">
      <w:pPr>
        <w:ind w:left="900" w:hanging="900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:rsidR="00E054DC" w:rsidRPr="00D209E9" w:rsidRDefault="00E054DC" w:rsidP="00E054DC">
      <w:pPr>
        <w:ind w:left="900" w:hanging="900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:rsidR="00E054DC" w:rsidRPr="00D209E9" w:rsidRDefault="00E054DC" w:rsidP="00E054DC">
      <w:pPr>
        <w:ind w:left="900" w:hanging="900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:rsidR="00E054DC" w:rsidRPr="00D209E9" w:rsidRDefault="00E054DC" w:rsidP="00E054DC">
      <w:pPr>
        <w:ind w:left="900" w:hanging="900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:rsidR="00E054DC" w:rsidRPr="00D209E9" w:rsidRDefault="00E054DC" w:rsidP="00E054DC">
      <w:pPr>
        <w:ind w:left="900" w:hanging="900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:rsidR="00E054DC" w:rsidRPr="00D209E9" w:rsidRDefault="00E054DC" w:rsidP="00E054DC">
      <w:pPr>
        <w:ind w:left="900" w:hanging="900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:rsidR="00E054DC" w:rsidRPr="00D209E9" w:rsidRDefault="00E054DC" w:rsidP="00E054DC">
      <w:pPr>
        <w:ind w:left="900" w:hanging="900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:rsidR="00E054DC" w:rsidRPr="00D209E9" w:rsidRDefault="00E054DC" w:rsidP="00E054DC">
      <w:pPr>
        <w:ind w:left="900" w:hanging="900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:rsidR="00E054DC" w:rsidRPr="00D209E9" w:rsidRDefault="00E054DC" w:rsidP="00E054DC">
      <w:pPr>
        <w:ind w:left="900" w:hanging="900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:rsidR="00E054DC" w:rsidRPr="00D209E9" w:rsidRDefault="00E054DC" w:rsidP="00E054DC">
      <w:pPr>
        <w:ind w:left="900" w:hanging="900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:rsidR="00E054DC" w:rsidRPr="00D209E9" w:rsidRDefault="00E054DC" w:rsidP="00E054DC">
      <w:pPr>
        <w:ind w:left="900" w:hanging="900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:rsidR="00E054DC" w:rsidRPr="00D209E9" w:rsidRDefault="00E054DC" w:rsidP="00E054DC">
      <w:pPr>
        <w:ind w:left="900" w:hanging="900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:rsidR="00E054DC" w:rsidRPr="00D209E9" w:rsidRDefault="00E054DC" w:rsidP="00E054DC">
      <w:pPr>
        <w:ind w:left="900" w:hanging="900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:rsidR="00E054DC" w:rsidRPr="00D209E9" w:rsidRDefault="00E054DC" w:rsidP="00E054DC">
      <w:pPr>
        <w:ind w:left="900" w:hanging="900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:rsidR="00E054DC" w:rsidRPr="00D209E9" w:rsidRDefault="00E054DC" w:rsidP="00E054DC">
      <w:pPr>
        <w:ind w:left="900" w:hanging="900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:rsidR="00E054DC" w:rsidRPr="00D209E9" w:rsidRDefault="00E054DC" w:rsidP="00E054DC">
      <w:pPr>
        <w:ind w:left="900" w:hanging="900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:rsidR="00E054DC" w:rsidRPr="00D209E9" w:rsidRDefault="00E054DC" w:rsidP="00E054DC">
      <w:pPr>
        <w:ind w:left="900" w:hanging="900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:rsidR="00E054DC" w:rsidRPr="00D209E9" w:rsidRDefault="00E054DC" w:rsidP="00E054DC">
      <w:pPr>
        <w:ind w:left="900" w:hanging="900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:rsidR="00E054DC" w:rsidRPr="00D209E9" w:rsidRDefault="00E054DC" w:rsidP="00E054DC">
      <w:pPr>
        <w:ind w:left="900" w:hanging="900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:rsidR="00E054DC" w:rsidRPr="00D209E9" w:rsidRDefault="00E054DC" w:rsidP="00E054DC">
      <w:pPr>
        <w:ind w:left="900" w:hanging="900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:rsidR="00E054DC" w:rsidRPr="00D209E9" w:rsidRDefault="00E054DC" w:rsidP="00E054DC">
      <w:pPr>
        <w:ind w:left="900" w:hanging="900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50"/>
      </w:tblGrid>
      <w:tr w:rsidR="007103F5" w:rsidRPr="00D209E9">
        <w:tc>
          <w:tcPr>
            <w:tcW w:w="8550" w:type="dxa"/>
          </w:tcPr>
          <w:p w:rsidR="007103F5" w:rsidRPr="00D209E9" w:rsidRDefault="007103F5" w:rsidP="006C6F1F">
            <w:pPr>
              <w:jc w:val="center"/>
              <w:rPr>
                <w:rFonts w:ascii="Arial" w:hAnsi="Arial" w:cs="Arial"/>
                <w:bCs/>
                <w:i/>
                <w:iCs/>
                <w:sz w:val="22"/>
                <w:szCs w:val="22"/>
                <w:lang w:val="en-GB"/>
              </w:rPr>
            </w:pPr>
            <w:r w:rsidRPr="00D209E9">
              <w:rPr>
                <w:rFonts w:ascii="Arial" w:hAnsi="Arial" w:cs="Arial"/>
                <w:bCs/>
                <w:i/>
                <w:iCs/>
                <w:sz w:val="22"/>
                <w:szCs w:val="22"/>
                <w:lang w:val="en-GB"/>
              </w:rPr>
              <w:lastRenderedPageBreak/>
              <w:t>[enter here the name and address of the Procuring Entity]</w:t>
            </w:r>
          </w:p>
          <w:p w:rsidR="007103F5" w:rsidRPr="00D209E9" w:rsidRDefault="007103F5" w:rsidP="006C6F1F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  <w:p w:rsidR="007103F5" w:rsidRPr="00D209E9" w:rsidRDefault="007103F5" w:rsidP="006C6F1F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  <w:p w:rsidR="007103F5" w:rsidRPr="00D209E9" w:rsidRDefault="007103F5" w:rsidP="006C6F1F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en-GB"/>
              </w:rPr>
            </w:pPr>
          </w:p>
        </w:tc>
      </w:tr>
    </w:tbl>
    <w:p w:rsidR="007103F5" w:rsidRPr="00D209E9" w:rsidRDefault="007103F5" w:rsidP="007103F5">
      <w:pPr>
        <w:pStyle w:val="Title"/>
        <w:rPr>
          <w:rFonts w:ascii="Arial" w:hAnsi="Arial" w:cs="Arial"/>
          <w:b w:val="0"/>
          <w:spacing w:val="80"/>
          <w:sz w:val="22"/>
          <w:szCs w:val="22"/>
          <w:lang w:val="en-GB"/>
        </w:rPr>
      </w:pPr>
    </w:p>
    <w:p w:rsidR="007103F5" w:rsidRPr="00D209E9" w:rsidRDefault="007103F5" w:rsidP="007103F5">
      <w:pPr>
        <w:pStyle w:val="Title"/>
        <w:rPr>
          <w:rFonts w:ascii="Arial" w:hAnsi="Arial" w:cs="Arial"/>
          <w:b w:val="0"/>
          <w:spacing w:val="80"/>
          <w:sz w:val="22"/>
          <w:szCs w:val="22"/>
          <w:lang w:val="en-GB"/>
        </w:rPr>
      </w:pPr>
    </w:p>
    <w:p w:rsidR="007103F5" w:rsidRPr="00D209E9" w:rsidRDefault="007103F5" w:rsidP="007103F5">
      <w:pPr>
        <w:pStyle w:val="Title"/>
        <w:rPr>
          <w:rFonts w:ascii="Arial" w:hAnsi="Arial" w:cs="Arial"/>
          <w:b w:val="0"/>
          <w:spacing w:val="80"/>
          <w:sz w:val="22"/>
          <w:szCs w:val="22"/>
          <w:lang w:val="en-GB"/>
        </w:rPr>
      </w:pPr>
    </w:p>
    <w:p w:rsidR="007103F5" w:rsidRPr="00D209E9" w:rsidRDefault="007103F5" w:rsidP="007103F5">
      <w:pPr>
        <w:pStyle w:val="Title"/>
        <w:rPr>
          <w:rFonts w:ascii="Arial" w:hAnsi="Arial" w:cs="Arial"/>
          <w:b w:val="0"/>
          <w:spacing w:val="80"/>
          <w:sz w:val="22"/>
          <w:szCs w:val="22"/>
          <w:lang w:val="en-GB"/>
        </w:rPr>
      </w:pPr>
    </w:p>
    <w:p w:rsidR="007103F5" w:rsidRPr="00D209E9" w:rsidRDefault="007103F5" w:rsidP="007103F5">
      <w:pPr>
        <w:pStyle w:val="Title"/>
        <w:rPr>
          <w:rFonts w:ascii="Arial" w:hAnsi="Arial" w:cs="Arial"/>
          <w:b w:val="0"/>
          <w:spacing w:val="80"/>
          <w:sz w:val="22"/>
          <w:szCs w:val="22"/>
          <w:lang w:val="en-GB"/>
        </w:rPr>
      </w:pPr>
    </w:p>
    <w:p w:rsidR="007103F5" w:rsidRPr="00D209E9" w:rsidRDefault="007103F5" w:rsidP="007103F5">
      <w:pPr>
        <w:pStyle w:val="Title"/>
        <w:rPr>
          <w:rFonts w:ascii="Arial" w:hAnsi="Arial" w:cs="Arial"/>
          <w:b w:val="0"/>
          <w:spacing w:val="80"/>
          <w:sz w:val="22"/>
          <w:szCs w:val="22"/>
          <w:lang w:val="en-GB"/>
        </w:rPr>
      </w:pPr>
    </w:p>
    <w:p w:rsidR="007103F5" w:rsidRPr="00D209E9" w:rsidRDefault="007103F5" w:rsidP="007103F5">
      <w:pPr>
        <w:pStyle w:val="Title"/>
        <w:rPr>
          <w:rFonts w:ascii="Arial" w:hAnsi="Arial" w:cs="Arial"/>
          <w:b w:val="0"/>
          <w:spacing w:val="80"/>
          <w:sz w:val="22"/>
          <w:szCs w:val="22"/>
          <w:lang w:val="en-GB"/>
        </w:rPr>
      </w:pPr>
    </w:p>
    <w:p w:rsidR="007103F5" w:rsidRPr="00D209E9" w:rsidRDefault="007103F5" w:rsidP="007103F5">
      <w:pPr>
        <w:pStyle w:val="Title"/>
        <w:rPr>
          <w:rFonts w:ascii="Arial" w:hAnsi="Arial" w:cs="Arial"/>
          <w:b w:val="0"/>
          <w:spacing w:val="80"/>
          <w:sz w:val="22"/>
          <w:szCs w:val="22"/>
          <w:lang w:val="en-GB"/>
        </w:rPr>
      </w:pPr>
    </w:p>
    <w:p w:rsidR="00E73C83" w:rsidRPr="00843156" w:rsidRDefault="00AC261F" w:rsidP="00E73C83">
      <w:pPr>
        <w:ind w:right="-432"/>
        <w:jc w:val="center"/>
        <w:rPr>
          <w:rFonts w:ascii="Arial" w:hAnsi="Arial"/>
          <w:b/>
          <w:bCs/>
          <w:sz w:val="28"/>
          <w:szCs w:val="28"/>
        </w:rPr>
      </w:pPr>
      <w:r w:rsidRPr="00843156">
        <w:rPr>
          <w:rFonts w:ascii="Arial" w:hAnsi="Arial"/>
          <w:b/>
          <w:bCs/>
          <w:sz w:val="36"/>
          <w:szCs w:val="36"/>
        </w:rPr>
        <w:t xml:space="preserve">Standard </w:t>
      </w:r>
      <w:r w:rsidR="00E73C83" w:rsidRPr="00843156">
        <w:rPr>
          <w:rFonts w:ascii="Arial" w:hAnsi="Arial"/>
          <w:b/>
          <w:bCs/>
          <w:sz w:val="36"/>
          <w:szCs w:val="36"/>
        </w:rPr>
        <w:t xml:space="preserve">Application Form for Enlistment (SAFE) </w:t>
      </w:r>
      <w:r w:rsidR="00EB04F0" w:rsidRPr="00843156">
        <w:rPr>
          <w:rFonts w:ascii="Arial" w:hAnsi="Arial"/>
          <w:b/>
          <w:bCs/>
          <w:sz w:val="36"/>
          <w:szCs w:val="36"/>
        </w:rPr>
        <w:t>for Goods</w:t>
      </w:r>
      <w:r w:rsidR="00E73C83" w:rsidRPr="00843156">
        <w:rPr>
          <w:rFonts w:ascii="Arial" w:hAnsi="Arial"/>
          <w:b/>
          <w:bCs/>
          <w:sz w:val="36"/>
          <w:szCs w:val="36"/>
        </w:rPr>
        <w:t xml:space="preserve"> </w:t>
      </w:r>
    </w:p>
    <w:p w:rsidR="00E73C83" w:rsidRPr="00843156" w:rsidRDefault="00E73C83" w:rsidP="00E73C83">
      <w:pPr>
        <w:ind w:right="-432"/>
        <w:jc w:val="center"/>
        <w:rPr>
          <w:rFonts w:ascii="Arial" w:hAnsi="Arial"/>
          <w:sz w:val="28"/>
          <w:szCs w:val="28"/>
          <w:lang w:val="en-GB"/>
        </w:rPr>
      </w:pPr>
    </w:p>
    <w:p w:rsidR="00E73C83" w:rsidRPr="00843156" w:rsidRDefault="00E73C83" w:rsidP="00E73C83">
      <w:pPr>
        <w:ind w:right="-432"/>
        <w:jc w:val="center"/>
        <w:rPr>
          <w:rFonts w:ascii="Arial" w:hAnsi="Arial"/>
          <w:sz w:val="36"/>
          <w:szCs w:val="36"/>
          <w:lang w:val="en-GB"/>
        </w:rPr>
      </w:pPr>
      <w:r w:rsidRPr="00843156">
        <w:rPr>
          <w:rFonts w:ascii="Arial" w:hAnsi="Arial"/>
          <w:sz w:val="36"/>
          <w:szCs w:val="36"/>
          <w:lang w:val="en-GB"/>
        </w:rPr>
        <w:t xml:space="preserve">(for values up to Tk. </w:t>
      </w:r>
      <w:r w:rsidR="00111741" w:rsidRPr="00843156">
        <w:rPr>
          <w:rFonts w:ascii="Arial" w:hAnsi="Arial"/>
          <w:b/>
          <w:sz w:val="36"/>
          <w:szCs w:val="36"/>
          <w:lang w:val="en-GB"/>
        </w:rPr>
        <w:t>2</w:t>
      </w:r>
      <w:r w:rsidR="006C5763" w:rsidRPr="00843156">
        <w:rPr>
          <w:rFonts w:ascii="Arial" w:hAnsi="Arial"/>
          <w:b/>
          <w:sz w:val="36"/>
          <w:szCs w:val="36"/>
          <w:lang w:val="en-GB"/>
        </w:rPr>
        <w:t>.5</w:t>
      </w:r>
      <w:r w:rsidR="00111741" w:rsidRPr="00843156">
        <w:rPr>
          <w:rFonts w:ascii="Arial" w:hAnsi="Arial"/>
          <w:b/>
          <w:sz w:val="36"/>
          <w:szCs w:val="36"/>
          <w:lang w:val="en-GB"/>
        </w:rPr>
        <w:t xml:space="preserve"> </w:t>
      </w:r>
      <w:r w:rsidR="006C5763" w:rsidRPr="00843156">
        <w:rPr>
          <w:rFonts w:ascii="Arial" w:hAnsi="Arial"/>
          <w:b/>
          <w:sz w:val="36"/>
          <w:szCs w:val="36"/>
          <w:lang w:val="en-GB"/>
        </w:rPr>
        <w:t>million</w:t>
      </w:r>
      <w:r w:rsidRPr="00843156">
        <w:rPr>
          <w:rFonts w:ascii="Arial" w:hAnsi="Arial"/>
          <w:sz w:val="36"/>
          <w:szCs w:val="36"/>
          <w:lang w:val="en-GB"/>
        </w:rPr>
        <w:t xml:space="preserve"> )</w:t>
      </w:r>
    </w:p>
    <w:p w:rsidR="007103F5" w:rsidRPr="00843156" w:rsidRDefault="007103F5" w:rsidP="007103F5">
      <w:pPr>
        <w:jc w:val="center"/>
        <w:rPr>
          <w:rFonts w:ascii="Arial" w:hAnsi="Arial" w:cs="Arial"/>
          <w:b/>
          <w:sz w:val="32"/>
          <w:szCs w:val="32"/>
          <w:lang w:val="en-GB"/>
        </w:rPr>
      </w:pPr>
    </w:p>
    <w:p w:rsidR="007103F5" w:rsidRPr="00D209E9" w:rsidRDefault="007103F5" w:rsidP="007103F5">
      <w:pPr>
        <w:pStyle w:val="Title"/>
        <w:rPr>
          <w:rFonts w:ascii="Arial" w:hAnsi="Arial" w:cs="Arial"/>
          <w:sz w:val="22"/>
          <w:szCs w:val="22"/>
          <w:lang w:val="en-GB"/>
        </w:rPr>
      </w:pPr>
    </w:p>
    <w:p w:rsidR="007103F5" w:rsidRPr="00D209E9" w:rsidRDefault="007103F5" w:rsidP="007103F5">
      <w:pPr>
        <w:rPr>
          <w:rFonts w:ascii="Arial" w:hAnsi="Arial" w:cs="Arial"/>
          <w:bCs/>
          <w:sz w:val="22"/>
          <w:szCs w:val="22"/>
          <w:lang w:val="en-GB"/>
        </w:rPr>
      </w:pPr>
    </w:p>
    <w:p w:rsidR="007103F5" w:rsidRPr="00D209E9" w:rsidRDefault="007103F5" w:rsidP="007103F5">
      <w:pPr>
        <w:jc w:val="center"/>
        <w:rPr>
          <w:rFonts w:ascii="Arial" w:hAnsi="Arial" w:cs="Arial"/>
          <w:bCs/>
          <w:sz w:val="22"/>
          <w:szCs w:val="22"/>
          <w:lang w:val="en-GB"/>
        </w:rPr>
      </w:pPr>
    </w:p>
    <w:p w:rsidR="007103F5" w:rsidRPr="00D209E9" w:rsidRDefault="007103F5" w:rsidP="007103F5">
      <w:pPr>
        <w:rPr>
          <w:rFonts w:ascii="Arial" w:hAnsi="Arial" w:cs="Arial"/>
          <w:bCs/>
          <w:sz w:val="22"/>
          <w:szCs w:val="22"/>
          <w:lang w:val="en-GB"/>
        </w:rPr>
      </w:pPr>
    </w:p>
    <w:p w:rsidR="007103F5" w:rsidRPr="00D209E9" w:rsidRDefault="007103F5" w:rsidP="007103F5">
      <w:pPr>
        <w:rPr>
          <w:rFonts w:ascii="Arial" w:hAnsi="Arial" w:cs="Arial"/>
          <w:bCs/>
          <w:sz w:val="22"/>
          <w:szCs w:val="22"/>
          <w:lang w:val="en-GB"/>
        </w:rPr>
      </w:pPr>
    </w:p>
    <w:p w:rsidR="00E73C83" w:rsidRPr="00D209E9" w:rsidRDefault="00E73C83" w:rsidP="00E73C83">
      <w:pPr>
        <w:pStyle w:val="Title"/>
        <w:jc w:val="left"/>
        <w:rPr>
          <w:rFonts w:ascii="Arial" w:hAnsi="Arial" w:cs="Arial"/>
          <w:b w:val="0"/>
          <w:sz w:val="22"/>
          <w:szCs w:val="22"/>
          <w:lang w:val="en-GB"/>
        </w:rPr>
      </w:pPr>
    </w:p>
    <w:p w:rsidR="00E73C83" w:rsidRPr="000C23F6" w:rsidRDefault="00E73C83" w:rsidP="00E73C83">
      <w:pPr>
        <w:pStyle w:val="Title"/>
        <w:jc w:val="left"/>
        <w:rPr>
          <w:rFonts w:ascii="Arial" w:hAnsi="Arial" w:cs="Arial"/>
          <w:b w:val="0"/>
          <w:bCs w:val="0"/>
          <w:i/>
          <w:iCs/>
          <w:sz w:val="22"/>
          <w:szCs w:val="22"/>
          <w:lang w:val="en-GB"/>
        </w:rPr>
      </w:pPr>
      <w:r w:rsidRPr="00D209E9">
        <w:rPr>
          <w:rFonts w:ascii="Arial" w:hAnsi="Arial" w:cs="Arial"/>
          <w:b w:val="0"/>
          <w:i/>
          <w:iCs/>
          <w:sz w:val="22"/>
          <w:szCs w:val="22"/>
          <w:lang w:val="en-GB"/>
        </w:rPr>
        <w:t xml:space="preserve">                             [enter here the nature of the </w:t>
      </w:r>
      <w:r w:rsidR="006C5763" w:rsidRPr="00D209E9">
        <w:rPr>
          <w:rFonts w:ascii="Arial" w:hAnsi="Arial" w:cs="Arial"/>
          <w:b w:val="0"/>
          <w:i/>
          <w:iCs/>
          <w:sz w:val="22"/>
          <w:szCs w:val="22"/>
          <w:lang w:val="en-GB"/>
        </w:rPr>
        <w:t>goods</w:t>
      </w:r>
      <w:r w:rsidRPr="00D209E9">
        <w:rPr>
          <w:rFonts w:ascii="Arial" w:hAnsi="Arial" w:cs="Arial"/>
          <w:b w:val="0"/>
          <w:i/>
          <w:iCs/>
          <w:sz w:val="22"/>
          <w:szCs w:val="22"/>
          <w:lang w:val="en-GB"/>
        </w:rPr>
        <w:t xml:space="preserve"> and </w:t>
      </w:r>
      <w:r w:rsidR="006C5763" w:rsidRPr="00D209E9">
        <w:rPr>
          <w:rFonts w:ascii="Arial" w:hAnsi="Arial" w:cs="Arial"/>
          <w:b w:val="0"/>
          <w:i/>
          <w:iCs/>
          <w:sz w:val="22"/>
          <w:szCs w:val="22"/>
          <w:lang w:val="en-GB"/>
        </w:rPr>
        <w:t>rel</w:t>
      </w:r>
      <w:r w:rsidR="006C5763" w:rsidRPr="00D209E9">
        <w:rPr>
          <w:rFonts w:ascii="Arial" w:hAnsi="Arial" w:cs="Arial"/>
          <w:b w:val="0"/>
          <w:bCs w:val="0"/>
          <w:i/>
          <w:iCs/>
          <w:sz w:val="22"/>
          <w:szCs w:val="22"/>
          <w:lang w:val="en-GB"/>
        </w:rPr>
        <w:t>a</w:t>
      </w:r>
      <w:r w:rsidR="006C5763">
        <w:rPr>
          <w:rFonts w:ascii="Arial" w:hAnsi="Arial" w:cs="Arial"/>
          <w:b w:val="0"/>
          <w:bCs w:val="0"/>
          <w:i/>
          <w:iCs/>
          <w:sz w:val="22"/>
          <w:szCs w:val="22"/>
          <w:lang w:val="en-GB"/>
        </w:rPr>
        <w:t>ted</w:t>
      </w:r>
      <w:r>
        <w:rPr>
          <w:rFonts w:ascii="Arial" w:hAnsi="Arial" w:cs="Arial"/>
          <w:b w:val="0"/>
          <w:bCs w:val="0"/>
          <w:i/>
          <w:iCs/>
          <w:sz w:val="22"/>
          <w:szCs w:val="22"/>
          <w:lang w:val="en-GB"/>
        </w:rPr>
        <w:t xml:space="preserve"> </w:t>
      </w:r>
      <w:r w:rsidRPr="000C23F6">
        <w:rPr>
          <w:rFonts w:ascii="Arial" w:hAnsi="Arial" w:cs="Arial"/>
          <w:b w:val="0"/>
          <w:bCs w:val="0"/>
          <w:i/>
          <w:iCs/>
          <w:sz w:val="22"/>
          <w:szCs w:val="22"/>
          <w:lang w:val="en-GB"/>
        </w:rPr>
        <w:t xml:space="preserve"> services]</w:t>
      </w:r>
    </w:p>
    <w:p w:rsidR="00E73C83" w:rsidRPr="000C23F6" w:rsidRDefault="00E73C83" w:rsidP="00E73C83">
      <w:pPr>
        <w:pStyle w:val="Title"/>
        <w:jc w:val="left"/>
        <w:rPr>
          <w:rFonts w:ascii="Arial" w:hAnsi="Arial" w:cs="Arial"/>
          <w:b w:val="0"/>
          <w:bCs w:val="0"/>
          <w:sz w:val="22"/>
          <w:szCs w:val="22"/>
          <w:lang w:val="en-GB"/>
        </w:rPr>
      </w:pPr>
      <w:r w:rsidRPr="000C23F6">
        <w:rPr>
          <w:rFonts w:ascii="Arial" w:hAnsi="Arial" w:cs="Arial"/>
          <w:b w:val="0"/>
          <w:bCs w:val="0"/>
          <w:sz w:val="22"/>
          <w:szCs w:val="22"/>
          <w:lang w:val="en-GB"/>
        </w:rPr>
        <w:t xml:space="preserve">                                             </w:t>
      </w:r>
    </w:p>
    <w:p w:rsidR="00E73C83" w:rsidRPr="000C23F6" w:rsidRDefault="00E73C83" w:rsidP="00E73C83">
      <w:pPr>
        <w:pStyle w:val="Title"/>
        <w:jc w:val="left"/>
        <w:rPr>
          <w:rFonts w:ascii="Arial" w:hAnsi="Arial" w:cs="Arial"/>
          <w:b w:val="0"/>
          <w:bCs w:val="0"/>
          <w:sz w:val="22"/>
          <w:szCs w:val="22"/>
          <w:lang w:val="en-GB"/>
        </w:rPr>
      </w:pPr>
    </w:p>
    <w:p w:rsidR="007103F5" w:rsidRDefault="007103F5" w:rsidP="007103F5">
      <w:pPr>
        <w:rPr>
          <w:rFonts w:ascii="Arial" w:hAnsi="Arial" w:cs="Arial"/>
          <w:sz w:val="22"/>
          <w:szCs w:val="22"/>
          <w:lang w:val="en-GB"/>
        </w:rPr>
      </w:pPr>
    </w:p>
    <w:p w:rsidR="007103F5" w:rsidRDefault="007103F5" w:rsidP="007103F5">
      <w:pPr>
        <w:rPr>
          <w:rFonts w:ascii="Arial" w:hAnsi="Arial" w:cs="Arial"/>
          <w:sz w:val="22"/>
          <w:szCs w:val="22"/>
          <w:lang w:val="en-GB"/>
        </w:rPr>
      </w:pPr>
    </w:p>
    <w:p w:rsidR="007103F5" w:rsidRDefault="007103F5" w:rsidP="007103F5">
      <w:pPr>
        <w:rPr>
          <w:rFonts w:ascii="Arial" w:hAnsi="Arial" w:cs="Arial"/>
          <w:sz w:val="22"/>
          <w:szCs w:val="22"/>
          <w:lang w:val="en-GB"/>
        </w:rPr>
      </w:pPr>
    </w:p>
    <w:p w:rsidR="007103F5" w:rsidRDefault="007103F5" w:rsidP="007103F5">
      <w:pPr>
        <w:rPr>
          <w:rFonts w:ascii="Arial" w:hAnsi="Arial" w:cs="Arial"/>
          <w:sz w:val="22"/>
          <w:szCs w:val="22"/>
          <w:lang w:val="en-GB"/>
        </w:rPr>
      </w:pPr>
    </w:p>
    <w:p w:rsidR="007103F5" w:rsidRDefault="007103F5" w:rsidP="007103F5">
      <w:pPr>
        <w:rPr>
          <w:rFonts w:ascii="Arial" w:hAnsi="Arial" w:cs="Arial"/>
          <w:sz w:val="22"/>
          <w:szCs w:val="22"/>
          <w:lang w:val="en-GB"/>
        </w:rPr>
      </w:pPr>
    </w:p>
    <w:p w:rsidR="007103F5" w:rsidRDefault="007103F5" w:rsidP="007103F5">
      <w:pPr>
        <w:rPr>
          <w:rFonts w:ascii="Arial" w:hAnsi="Arial" w:cs="Arial"/>
          <w:sz w:val="22"/>
          <w:szCs w:val="22"/>
          <w:lang w:val="en-GB"/>
        </w:rPr>
      </w:pPr>
    </w:p>
    <w:p w:rsidR="007103F5" w:rsidRPr="000C23F6" w:rsidRDefault="00E73C83" w:rsidP="007103F5">
      <w:pPr>
        <w:rPr>
          <w:rFonts w:ascii="Arial" w:hAnsi="Arial" w:cs="Arial"/>
          <w:b/>
          <w:bCs/>
          <w:sz w:val="28"/>
          <w:szCs w:val="28"/>
          <w:lang w:val="en-GB"/>
        </w:rPr>
      </w:pPr>
      <w:r>
        <w:rPr>
          <w:rFonts w:ascii="Arial" w:hAnsi="Arial" w:cs="Arial"/>
          <w:b/>
          <w:bCs/>
          <w:sz w:val="28"/>
          <w:szCs w:val="28"/>
          <w:lang w:val="en-GB"/>
        </w:rPr>
        <w:t>Invitation f</w:t>
      </w:r>
      <w:r w:rsidR="007103F5" w:rsidRPr="000C23F6">
        <w:rPr>
          <w:rFonts w:ascii="Arial" w:hAnsi="Arial" w:cs="Arial"/>
          <w:b/>
          <w:bCs/>
          <w:sz w:val="28"/>
          <w:szCs w:val="28"/>
          <w:lang w:val="en-GB"/>
        </w:rPr>
        <w:t xml:space="preserve">or </w:t>
      </w:r>
      <w:r>
        <w:rPr>
          <w:rFonts w:ascii="Arial" w:hAnsi="Arial" w:cs="Arial"/>
          <w:b/>
          <w:bCs/>
          <w:sz w:val="28"/>
          <w:szCs w:val="28"/>
          <w:lang w:val="en-GB"/>
        </w:rPr>
        <w:t>Enlistment (IFE)</w:t>
      </w:r>
      <w:r w:rsidR="007103F5" w:rsidRPr="000C23F6">
        <w:rPr>
          <w:rFonts w:ascii="Arial" w:hAnsi="Arial" w:cs="Arial"/>
          <w:b/>
          <w:bCs/>
          <w:sz w:val="28"/>
          <w:szCs w:val="28"/>
          <w:lang w:val="en-GB"/>
        </w:rPr>
        <w:t xml:space="preserve"> No:</w:t>
      </w:r>
    </w:p>
    <w:p w:rsidR="007103F5" w:rsidRPr="000C23F6" w:rsidRDefault="007103F5" w:rsidP="007103F5">
      <w:pPr>
        <w:rPr>
          <w:rFonts w:ascii="Arial" w:hAnsi="Arial" w:cs="Arial"/>
          <w:b/>
          <w:bCs/>
          <w:sz w:val="28"/>
          <w:szCs w:val="28"/>
          <w:lang w:val="en-GB"/>
        </w:rPr>
      </w:pPr>
      <w:r w:rsidRPr="000C23F6">
        <w:rPr>
          <w:rFonts w:ascii="Arial" w:hAnsi="Arial" w:cs="Arial"/>
          <w:b/>
          <w:bCs/>
          <w:sz w:val="28"/>
          <w:szCs w:val="28"/>
          <w:lang w:val="en-GB"/>
        </w:rPr>
        <w:t xml:space="preserve">Issued on: </w:t>
      </w:r>
    </w:p>
    <w:p w:rsidR="007103F5" w:rsidRDefault="00E73C83" w:rsidP="007103F5">
      <w:pPr>
        <w:jc w:val="both"/>
        <w:rPr>
          <w:rFonts w:ascii="Arial" w:hAnsi="Arial" w:cs="Arial"/>
          <w:b/>
          <w:bCs/>
          <w:sz w:val="28"/>
          <w:szCs w:val="28"/>
          <w:lang w:val="en-GB"/>
        </w:rPr>
      </w:pPr>
      <w:r>
        <w:rPr>
          <w:rFonts w:ascii="Arial" w:hAnsi="Arial" w:cs="Arial"/>
          <w:b/>
          <w:bCs/>
          <w:sz w:val="28"/>
          <w:szCs w:val="28"/>
          <w:lang w:val="en-GB"/>
        </w:rPr>
        <w:t>Phone No:</w:t>
      </w:r>
    </w:p>
    <w:p w:rsidR="00E73C83" w:rsidRDefault="00E73C83" w:rsidP="007103F5">
      <w:pPr>
        <w:jc w:val="both"/>
        <w:rPr>
          <w:rFonts w:ascii="Arial" w:hAnsi="Arial" w:cs="Arial"/>
          <w:b/>
          <w:bCs/>
          <w:sz w:val="28"/>
          <w:szCs w:val="28"/>
          <w:lang w:val="en-GB"/>
        </w:rPr>
      </w:pPr>
      <w:r>
        <w:rPr>
          <w:rFonts w:ascii="Arial" w:hAnsi="Arial" w:cs="Arial"/>
          <w:b/>
          <w:bCs/>
          <w:sz w:val="28"/>
          <w:szCs w:val="28"/>
          <w:lang w:val="en-GB"/>
        </w:rPr>
        <w:t>Fax No:</w:t>
      </w:r>
    </w:p>
    <w:p w:rsidR="00431D06" w:rsidRDefault="000413E5" w:rsidP="00C53C4C">
      <w:pPr>
        <w:jc w:val="center"/>
        <w:rPr>
          <w:lang w:val="en-GB"/>
        </w:rPr>
      </w:pPr>
      <w:r>
        <w:rPr>
          <w:lang w:val="en-GB"/>
        </w:rPr>
        <w:br w:type="page"/>
      </w:r>
    </w:p>
    <w:p w:rsidR="00C52523" w:rsidRPr="003B1243" w:rsidRDefault="00C52523" w:rsidP="00C52523">
      <w:pPr>
        <w:jc w:val="center"/>
        <w:rPr>
          <w:rFonts w:ascii="Arial" w:hAnsi="Arial" w:cs="Arial"/>
          <w:b/>
          <w:sz w:val="22"/>
          <w:szCs w:val="22"/>
          <w:lang w:val="en-GB"/>
        </w:rPr>
      </w:pPr>
    </w:p>
    <w:p w:rsidR="00C52523" w:rsidRPr="003B1243" w:rsidRDefault="00C52523" w:rsidP="00C52523">
      <w:pPr>
        <w:jc w:val="center"/>
        <w:rPr>
          <w:rFonts w:ascii="Arial" w:hAnsi="Arial" w:cs="Arial"/>
          <w:b/>
          <w:i/>
          <w:iCs/>
          <w:sz w:val="22"/>
          <w:szCs w:val="22"/>
          <w:lang w:val="en-GB"/>
        </w:rPr>
      </w:pPr>
      <w:r w:rsidRPr="003B1243">
        <w:rPr>
          <w:rFonts w:ascii="Arial" w:hAnsi="Arial" w:cs="Arial"/>
          <w:b/>
          <w:i/>
          <w:iCs/>
          <w:sz w:val="22"/>
          <w:szCs w:val="22"/>
          <w:lang w:val="en-GB"/>
        </w:rPr>
        <w:t>[enter here the name and address of the Procuring Entity]</w:t>
      </w:r>
    </w:p>
    <w:p w:rsidR="00C52523" w:rsidRPr="00C52523" w:rsidRDefault="00C52523" w:rsidP="00C52523">
      <w:pPr>
        <w:jc w:val="center"/>
        <w:rPr>
          <w:rFonts w:ascii="Arial" w:hAnsi="Arial" w:cs="Arial"/>
          <w:sz w:val="16"/>
          <w:szCs w:val="22"/>
          <w:lang w:val="en-GB"/>
        </w:rPr>
      </w:pPr>
    </w:p>
    <w:p w:rsidR="00DE2931" w:rsidRPr="007C1693" w:rsidRDefault="00DE2931" w:rsidP="007C1693">
      <w:pPr>
        <w:pStyle w:val="Heading3"/>
      </w:pPr>
      <w:r w:rsidRPr="007C1693">
        <w:t>Invitation for Enlistment</w:t>
      </w:r>
      <w:r w:rsidR="00596BF6">
        <w:t xml:space="preserve"> (</w:t>
      </w:r>
      <w:r w:rsidR="00596BF6" w:rsidRPr="008E048A">
        <w:rPr>
          <w:sz w:val="22"/>
          <w:szCs w:val="22"/>
        </w:rPr>
        <w:t>Part A, of Schedule X of the P</w:t>
      </w:r>
      <w:r w:rsidR="00596BF6">
        <w:rPr>
          <w:sz w:val="22"/>
          <w:szCs w:val="22"/>
        </w:rPr>
        <w:t>PR 2008)</w:t>
      </w:r>
    </w:p>
    <w:p w:rsidR="00DE2931" w:rsidRPr="000F2420" w:rsidRDefault="00DE2931" w:rsidP="00DE2931">
      <w:pPr>
        <w:rPr>
          <w:b/>
          <w:bCs/>
          <w:sz w:val="12"/>
          <w:szCs w:val="20"/>
        </w:rPr>
      </w:pPr>
    </w:p>
    <w:p w:rsidR="00DE2931" w:rsidRDefault="00DE2931" w:rsidP="00DE2931">
      <w:pPr>
        <w:jc w:val="center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    </w:t>
      </w:r>
    </w:p>
    <w:tbl>
      <w:tblPr>
        <w:tblW w:w="0" w:type="auto"/>
        <w:tblBorders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85"/>
        <w:gridCol w:w="3902"/>
        <w:gridCol w:w="121"/>
        <w:gridCol w:w="148"/>
        <w:gridCol w:w="1496"/>
        <w:gridCol w:w="496"/>
        <w:gridCol w:w="1000"/>
        <w:gridCol w:w="1600"/>
      </w:tblGrid>
      <w:tr w:rsidR="00DE2931" w:rsidRPr="00E92A30" w:rsidTr="00E92A30">
        <w:trPr>
          <w:trHeight w:val="60"/>
        </w:trPr>
        <w:tc>
          <w:tcPr>
            <w:tcW w:w="9348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E92A30">
            <w:pPr>
              <w:spacing w:before="6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</w:pPr>
            <w:r w:rsidRPr="00E92A30">
              <w:rPr>
                <w:rFonts w:ascii="Arial" w:hAnsi="Arial" w:cs="Arial"/>
                <w:b/>
                <w:bCs/>
                <w:sz w:val="22"/>
                <w:szCs w:val="22"/>
                <w:lang w:eastAsia="en-US"/>
              </w:rPr>
              <w:t xml:space="preserve">GOVERNMENT OF THE PEOPLE’S </w:t>
            </w:r>
            <w:smartTag w:uri="urn:schemas-microsoft-com:office:smarttags" w:element="State">
              <w:smartTag w:uri="urn:schemas-microsoft-com:office:smarttags" w:element="PlaceType">
                <w:r w:rsidRPr="00E92A30">
                  <w:rPr>
                    <w:rFonts w:ascii="Arial" w:hAnsi="Arial" w:cs="Arial"/>
                    <w:b/>
                    <w:bCs/>
                    <w:sz w:val="22"/>
                    <w:szCs w:val="22"/>
                    <w:lang w:eastAsia="en-US"/>
                  </w:rPr>
                  <w:t>REPUBLIC</w:t>
                </w:r>
              </w:smartTag>
              <w:r w:rsidRPr="00E92A30">
                <w:rPr>
                  <w:rFonts w:ascii="Arial" w:hAnsi="Arial" w:cs="Arial"/>
                  <w:b/>
                  <w:bCs/>
                  <w:sz w:val="22"/>
                  <w:szCs w:val="22"/>
                  <w:lang w:eastAsia="en-US"/>
                </w:rPr>
                <w:t xml:space="preserve"> OF </w:t>
              </w:r>
              <w:smartTag w:uri="urn:schemas-microsoft-com:office:smarttags" w:element="PlaceName">
                <w:r w:rsidRPr="00E92A30">
                  <w:rPr>
                    <w:rFonts w:ascii="Arial" w:hAnsi="Arial" w:cs="Arial"/>
                    <w:b/>
                    <w:bCs/>
                    <w:sz w:val="22"/>
                    <w:szCs w:val="22"/>
                    <w:lang w:eastAsia="en-US"/>
                  </w:rPr>
                  <w:t>BANGLADESH</w:t>
                </w:r>
              </w:smartTag>
            </w:smartTag>
          </w:p>
        </w:tc>
      </w:tr>
      <w:tr w:rsidR="00C52523" w:rsidRPr="00E92A30" w:rsidTr="00E92A30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2523" w:rsidRPr="00E92A30" w:rsidRDefault="00C52523" w:rsidP="00E92A3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>1.</w:t>
            </w:r>
          </w:p>
        </w:tc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2523" w:rsidRPr="00E92A30" w:rsidRDefault="00C52523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>Ministry/Division</w:t>
            </w:r>
          </w:p>
        </w:tc>
        <w:tc>
          <w:tcPr>
            <w:tcW w:w="48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2523" w:rsidRPr="00E92A30" w:rsidRDefault="00C52523" w:rsidP="00E92A30">
            <w:pPr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</w:tc>
      </w:tr>
      <w:tr w:rsidR="00C52523" w:rsidRPr="00E92A30" w:rsidTr="00E92A30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2523" w:rsidRPr="00E92A30" w:rsidRDefault="00C52523" w:rsidP="00E92A3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>2.</w:t>
            </w:r>
          </w:p>
        </w:tc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2523" w:rsidRPr="00E92A30" w:rsidRDefault="00C52523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>Agency</w:t>
            </w:r>
          </w:p>
        </w:tc>
        <w:tc>
          <w:tcPr>
            <w:tcW w:w="4861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2523" w:rsidRPr="00E92A30" w:rsidRDefault="00C52523" w:rsidP="00E92A30">
            <w:pPr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</w:tc>
      </w:tr>
      <w:tr w:rsidR="00DE2931" w:rsidRPr="00E92A30" w:rsidTr="00E92A30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2E4962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 xml:space="preserve">  3.</w:t>
            </w:r>
          </w:p>
        </w:tc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>Procuring Entity Name</w:t>
            </w:r>
          </w:p>
        </w:tc>
        <w:tc>
          <w:tcPr>
            <w:tcW w:w="48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tr w:rsidR="00C52523" w:rsidRPr="00E92A30" w:rsidTr="00E92A30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2523" w:rsidRPr="00E92A30" w:rsidRDefault="00C52523" w:rsidP="00E92A3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>4.</w:t>
            </w:r>
          </w:p>
        </w:tc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2523" w:rsidRPr="00E92A30" w:rsidRDefault="00C52523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>Procuring Entity District</w:t>
            </w:r>
          </w:p>
        </w:tc>
        <w:tc>
          <w:tcPr>
            <w:tcW w:w="48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2523" w:rsidRPr="00E92A30" w:rsidRDefault="00C52523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tr w:rsidR="00C52523" w:rsidRPr="00E92A30" w:rsidTr="00E92A30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2523" w:rsidRPr="00E92A30" w:rsidRDefault="00C52523" w:rsidP="00E92A3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>5.</w:t>
            </w:r>
          </w:p>
        </w:tc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2523" w:rsidRPr="00E92A30" w:rsidRDefault="00C52523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 xml:space="preserve">Invitation for </w:t>
            </w:r>
          </w:p>
        </w:tc>
        <w:tc>
          <w:tcPr>
            <w:tcW w:w="48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2523" w:rsidRPr="00E92A30" w:rsidRDefault="00C52523" w:rsidP="00E92A30">
            <w:pPr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b/>
                <w:sz w:val="20"/>
                <w:szCs w:val="20"/>
                <w:lang w:eastAsia="en-US"/>
              </w:rPr>
              <w:t>Enlistment</w:t>
            </w:r>
          </w:p>
        </w:tc>
      </w:tr>
      <w:tr w:rsidR="00DE2931" w:rsidRPr="00E92A30" w:rsidTr="00E92A30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2E4962" w:rsidP="00E92A3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>6.</w:t>
            </w:r>
          </w:p>
        </w:tc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>Invitation Ref No</w:t>
            </w:r>
          </w:p>
        </w:tc>
        <w:tc>
          <w:tcPr>
            <w:tcW w:w="48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tr w:rsidR="00C52523" w:rsidRPr="00E92A30" w:rsidTr="00E92A30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2523" w:rsidRPr="00E92A30" w:rsidRDefault="00C52523" w:rsidP="00E92A3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>7.</w:t>
            </w:r>
          </w:p>
        </w:tc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2523" w:rsidRPr="00E92A30" w:rsidRDefault="00C52523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>Date</w:t>
            </w:r>
          </w:p>
        </w:tc>
        <w:tc>
          <w:tcPr>
            <w:tcW w:w="48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2523" w:rsidRPr="00E92A30" w:rsidRDefault="00C52523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tr w:rsidR="00DE2931" w:rsidRPr="00E92A30" w:rsidTr="00E92A30">
        <w:tc>
          <w:tcPr>
            <w:tcW w:w="934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E92A3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b/>
                <w:bCs/>
                <w:sz w:val="18"/>
                <w:szCs w:val="20"/>
                <w:lang w:eastAsia="en-US"/>
              </w:rPr>
              <w:t>KEY INFORMATION</w:t>
            </w:r>
          </w:p>
        </w:tc>
      </w:tr>
      <w:tr w:rsidR="00C52523" w:rsidRPr="00E92A30" w:rsidTr="00E92A30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2523" w:rsidRPr="00E92A30" w:rsidRDefault="00C52523" w:rsidP="00E92A3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>8.</w:t>
            </w:r>
          </w:p>
        </w:tc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2523" w:rsidRPr="00E92A30" w:rsidRDefault="00C52523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>Procurement Method</w:t>
            </w:r>
          </w:p>
        </w:tc>
        <w:tc>
          <w:tcPr>
            <w:tcW w:w="48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2523" w:rsidRPr="00E92A30" w:rsidRDefault="00C52523" w:rsidP="00E92A30">
            <w:pPr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b/>
                <w:sz w:val="20"/>
                <w:szCs w:val="20"/>
                <w:lang w:eastAsia="en-US"/>
              </w:rPr>
              <w:t>Limited Tendering Method</w:t>
            </w:r>
          </w:p>
        </w:tc>
      </w:tr>
      <w:tr w:rsidR="00DE2931" w:rsidRPr="00E92A30" w:rsidTr="00E92A30">
        <w:tc>
          <w:tcPr>
            <w:tcW w:w="934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E92A3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E92A30"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PARTICULAR INFORMATION</w:t>
            </w:r>
          </w:p>
        </w:tc>
      </w:tr>
      <w:tr w:rsidR="00DE2931" w:rsidRPr="00E92A30" w:rsidTr="00E92A30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22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E92A3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E92A30"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Date</w:t>
            </w:r>
          </w:p>
        </w:tc>
        <w:tc>
          <w:tcPr>
            <w:tcW w:w="26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E92A30">
            <w:pPr>
              <w:spacing w:before="60" w:after="60"/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E92A30"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Time</w:t>
            </w:r>
          </w:p>
        </w:tc>
      </w:tr>
      <w:tr w:rsidR="00C52523" w:rsidRPr="00E92A30" w:rsidTr="00E92A30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2523" w:rsidRPr="00E92A30" w:rsidRDefault="00C52523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 xml:space="preserve"> 9.</w:t>
            </w:r>
          </w:p>
        </w:tc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2523" w:rsidRPr="00E92A30" w:rsidRDefault="00C52523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>Application Closing Date and Time</w:t>
            </w:r>
          </w:p>
        </w:tc>
        <w:tc>
          <w:tcPr>
            <w:tcW w:w="48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52523" w:rsidRPr="00E92A30" w:rsidRDefault="00C52523" w:rsidP="00E92A30">
            <w:pPr>
              <w:spacing w:before="60" w:after="60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</w:tc>
      </w:tr>
      <w:tr w:rsidR="00DE2931" w:rsidRPr="00E92A30" w:rsidTr="00E92A30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>1</w:t>
            </w:r>
            <w:r w:rsidR="002E4962" w:rsidRPr="00E92A30">
              <w:rPr>
                <w:rFonts w:ascii="Arial" w:hAnsi="Arial" w:cs="Arial"/>
                <w:sz w:val="20"/>
                <w:szCs w:val="20"/>
                <w:lang w:eastAsia="en-US"/>
              </w:rPr>
              <w:t>0.</w:t>
            </w:r>
          </w:p>
        </w:tc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 xml:space="preserve">Name &amp; Address of the </w:t>
            </w:r>
            <w:r w:rsidR="000F2420" w:rsidRPr="00E92A30">
              <w:rPr>
                <w:rFonts w:ascii="Arial" w:hAnsi="Arial" w:cs="Arial"/>
                <w:sz w:val="20"/>
                <w:szCs w:val="20"/>
                <w:lang w:eastAsia="en-US"/>
              </w:rPr>
              <w:t>O</w:t>
            </w: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>ffice(s)</w:t>
            </w:r>
          </w:p>
        </w:tc>
        <w:tc>
          <w:tcPr>
            <w:tcW w:w="48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E92A3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E92A30"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Address</w:t>
            </w:r>
          </w:p>
        </w:tc>
      </w:tr>
      <w:tr w:rsidR="00DE2931" w:rsidRPr="00E92A30" w:rsidTr="00E92A30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E92A30">
            <w:pPr>
              <w:spacing w:before="60" w:after="60"/>
              <w:rPr>
                <w:rFonts w:ascii="Arial" w:hAnsi="Arial" w:cs="Arial"/>
                <w:i/>
                <w:iCs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i/>
                <w:iCs/>
                <w:sz w:val="20"/>
                <w:szCs w:val="20"/>
                <w:lang w:eastAsia="en-US"/>
              </w:rPr>
              <w:t xml:space="preserve">- Application Form Availability </w:t>
            </w:r>
          </w:p>
        </w:tc>
        <w:tc>
          <w:tcPr>
            <w:tcW w:w="48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tr w:rsidR="00DE2931" w:rsidRPr="00E92A30" w:rsidTr="00E92A30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E92A30">
            <w:pPr>
              <w:spacing w:before="60" w:after="60"/>
              <w:rPr>
                <w:rFonts w:ascii="Arial" w:hAnsi="Arial" w:cs="Arial"/>
                <w:i/>
                <w:iCs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i/>
                <w:iCs/>
                <w:sz w:val="20"/>
                <w:szCs w:val="20"/>
                <w:lang w:eastAsia="en-US"/>
              </w:rPr>
              <w:t>- Receiving Application Form</w:t>
            </w:r>
          </w:p>
        </w:tc>
        <w:tc>
          <w:tcPr>
            <w:tcW w:w="48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tr w:rsidR="00DE2931" w:rsidRPr="00E92A30" w:rsidTr="00E92A30">
        <w:tc>
          <w:tcPr>
            <w:tcW w:w="934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AC261F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E92A30"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INFORMATION FOR</w:t>
            </w:r>
            <w:r w:rsidR="00AC261F"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 xml:space="preserve"> APPLICANT</w:t>
            </w:r>
          </w:p>
        </w:tc>
      </w:tr>
      <w:tr w:rsidR="00DE2931" w:rsidRPr="00E92A30" w:rsidTr="00E92A30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>1</w:t>
            </w:r>
            <w:r w:rsidR="002E4962" w:rsidRPr="00E92A30">
              <w:rPr>
                <w:rFonts w:ascii="Arial" w:hAnsi="Arial" w:cs="Arial"/>
                <w:sz w:val="20"/>
                <w:szCs w:val="20"/>
                <w:lang w:eastAsia="en-US"/>
              </w:rPr>
              <w:t>1.</w:t>
            </w:r>
          </w:p>
        </w:tc>
        <w:tc>
          <w:tcPr>
            <w:tcW w:w="40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>Eligibility of Applicant</w:t>
            </w:r>
          </w:p>
        </w:tc>
        <w:tc>
          <w:tcPr>
            <w:tcW w:w="47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D6825" w:rsidRPr="00E92A30" w:rsidRDefault="00FD6825" w:rsidP="00E92A30">
            <w:pPr>
              <w:numPr>
                <w:ilvl w:val="0"/>
                <w:numId w:val="41"/>
              </w:num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>Must have valid Trade License</w:t>
            </w:r>
          </w:p>
          <w:p w:rsidR="00FD6825" w:rsidRPr="00E92A30" w:rsidRDefault="00FD6825" w:rsidP="00E92A30">
            <w:pPr>
              <w:numPr>
                <w:ilvl w:val="0"/>
                <w:numId w:val="41"/>
              </w:num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>Must have TIN</w:t>
            </w:r>
          </w:p>
          <w:p w:rsidR="00DE2931" w:rsidRPr="00E92A30" w:rsidRDefault="00FD6825" w:rsidP="00E92A30">
            <w:pPr>
              <w:numPr>
                <w:ilvl w:val="0"/>
                <w:numId w:val="41"/>
              </w:num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>Must have  Bank Solvency Certificate</w:t>
            </w:r>
          </w:p>
          <w:p w:rsidR="00FD6825" w:rsidRPr="00E92A30" w:rsidRDefault="00FD6825" w:rsidP="00E92A30">
            <w:pPr>
              <w:numPr>
                <w:ilvl w:val="0"/>
                <w:numId w:val="41"/>
              </w:num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>Specify others, if any</w:t>
            </w:r>
          </w:p>
        </w:tc>
      </w:tr>
      <w:tr w:rsidR="00DE2931" w:rsidRPr="00E92A30" w:rsidTr="00E92A30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2E4962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>12.</w:t>
            </w:r>
          </w:p>
        </w:tc>
        <w:tc>
          <w:tcPr>
            <w:tcW w:w="40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 xml:space="preserve">Price of Application Form </w:t>
            </w:r>
            <w:r w:rsidRPr="00E92A30">
              <w:rPr>
                <w:rFonts w:ascii="Arial" w:hAnsi="Arial" w:cs="Arial"/>
                <w:b/>
                <w:sz w:val="20"/>
                <w:szCs w:val="20"/>
                <w:lang w:eastAsia="en-US"/>
              </w:rPr>
              <w:t>(Tk)</w:t>
            </w:r>
          </w:p>
        </w:tc>
        <w:tc>
          <w:tcPr>
            <w:tcW w:w="47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930B2C" w:rsidP="00E92A30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b/>
                <w:sz w:val="20"/>
                <w:szCs w:val="20"/>
                <w:lang w:eastAsia="en-US"/>
              </w:rPr>
              <w:t>to be fixed by the PE</w:t>
            </w:r>
          </w:p>
        </w:tc>
      </w:tr>
      <w:tr w:rsidR="008B5095" w:rsidRPr="00E92A30" w:rsidTr="00E92A30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5095" w:rsidRPr="00E92A30" w:rsidRDefault="008B5095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>13</w:t>
            </w:r>
          </w:p>
        </w:tc>
        <w:tc>
          <w:tcPr>
            <w:tcW w:w="40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5095" w:rsidRPr="00E92A30" w:rsidRDefault="008B5095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 xml:space="preserve">Enlistment / Renewal Fee </w:t>
            </w:r>
            <w:r w:rsidRPr="00E92A30">
              <w:rPr>
                <w:rFonts w:ascii="Arial" w:hAnsi="Arial" w:cs="Arial"/>
                <w:b/>
                <w:sz w:val="20"/>
                <w:szCs w:val="20"/>
                <w:lang w:eastAsia="en-US"/>
              </w:rPr>
              <w:t>(Tk)</w:t>
            </w:r>
          </w:p>
        </w:tc>
        <w:tc>
          <w:tcPr>
            <w:tcW w:w="47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5095" w:rsidRPr="00E92A30" w:rsidRDefault="008B5095" w:rsidP="00E92A30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b/>
                <w:sz w:val="20"/>
                <w:szCs w:val="20"/>
                <w:lang w:eastAsia="en-US"/>
              </w:rPr>
              <w:t>5000.00</w:t>
            </w:r>
            <w:r w:rsidR="00930B2C" w:rsidRPr="00E92A30">
              <w:rPr>
                <w:rFonts w:ascii="Arial" w:hAnsi="Arial" w:cs="Arial"/>
                <w:b/>
                <w:sz w:val="20"/>
                <w:szCs w:val="20"/>
                <w:lang w:eastAsia="en-US"/>
              </w:rPr>
              <w:t>/2000.00</w:t>
            </w:r>
          </w:p>
        </w:tc>
      </w:tr>
      <w:tr w:rsidR="00DE2931" w:rsidRPr="00E92A30" w:rsidTr="00E92A30">
        <w:tc>
          <w:tcPr>
            <w:tcW w:w="934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E92A30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E92A30"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PROCURING ENTITY DETAILS</w:t>
            </w:r>
          </w:p>
        </w:tc>
      </w:tr>
      <w:tr w:rsidR="00DE2931" w:rsidRPr="00E92A30" w:rsidTr="00E92A30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8B5095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>14</w:t>
            </w:r>
            <w:r w:rsidR="002E4962" w:rsidRPr="00E92A30">
              <w:rPr>
                <w:rFonts w:ascii="Arial" w:hAnsi="Arial" w:cs="Arial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41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 xml:space="preserve">Name of Official Inviting Application </w:t>
            </w:r>
          </w:p>
        </w:tc>
        <w:tc>
          <w:tcPr>
            <w:tcW w:w="45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tr w:rsidR="00DE2931" w:rsidRPr="00E92A30" w:rsidTr="00E92A30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8B5095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>15</w:t>
            </w:r>
            <w:r w:rsidR="002E4962" w:rsidRPr="00E92A30">
              <w:rPr>
                <w:rFonts w:ascii="Arial" w:hAnsi="Arial" w:cs="Arial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41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 xml:space="preserve">Designation of Official Inviting Application </w:t>
            </w:r>
          </w:p>
        </w:tc>
        <w:tc>
          <w:tcPr>
            <w:tcW w:w="45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tr w:rsidR="00DE2931" w:rsidRPr="00E92A30" w:rsidTr="00E92A30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8B5095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>16</w:t>
            </w:r>
            <w:r w:rsidR="002E4962" w:rsidRPr="00E92A30">
              <w:rPr>
                <w:rFonts w:ascii="Arial" w:hAnsi="Arial" w:cs="Arial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41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 xml:space="preserve">Address of Official Inviting Application </w:t>
            </w:r>
          </w:p>
        </w:tc>
        <w:tc>
          <w:tcPr>
            <w:tcW w:w="45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</w:tr>
      <w:tr w:rsidR="00DE2931" w:rsidRPr="00E92A30" w:rsidTr="00E92A30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8B5095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>17</w:t>
            </w:r>
            <w:r w:rsidR="002E4962" w:rsidRPr="00E92A30">
              <w:rPr>
                <w:rFonts w:ascii="Arial" w:hAnsi="Arial" w:cs="Arial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41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 xml:space="preserve">Contact details of Official Inviting Application </w:t>
            </w: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DE2931" w:rsidRPr="00E92A30" w:rsidRDefault="00DE2931" w:rsidP="00E92A30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b/>
                <w:sz w:val="20"/>
                <w:szCs w:val="20"/>
                <w:lang w:eastAsia="en-US"/>
              </w:rPr>
              <w:t>&lt; Tel. No. &gt;</w:t>
            </w:r>
          </w:p>
        </w:tc>
        <w:tc>
          <w:tcPr>
            <w:tcW w:w="14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</w:tcPr>
          <w:p w:rsidR="008E4C7D" w:rsidRPr="008E4C7D" w:rsidRDefault="008E4C7D" w:rsidP="00B31776">
            <w:pPr>
              <w:rPr>
                <w:rFonts w:ascii="Arial" w:hAnsi="Arial" w:cs="Arial"/>
                <w:b/>
                <w:sz w:val="6"/>
                <w:szCs w:val="20"/>
                <w:lang w:eastAsia="en-US"/>
              </w:rPr>
            </w:pPr>
          </w:p>
          <w:p w:rsidR="00DE2931" w:rsidRPr="00E92A30" w:rsidRDefault="00DE2931" w:rsidP="00B31776">
            <w:pPr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b/>
                <w:sz w:val="20"/>
                <w:szCs w:val="20"/>
                <w:lang w:eastAsia="en-US"/>
              </w:rPr>
              <w:t>&lt; Fax No. &gt;</w:t>
            </w:r>
          </w:p>
        </w:tc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E4C7D" w:rsidRPr="008E4C7D" w:rsidRDefault="008E4C7D" w:rsidP="00B31776">
            <w:pPr>
              <w:rPr>
                <w:rFonts w:ascii="Arial" w:hAnsi="Arial" w:cs="Arial"/>
                <w:b/>
                <w:sz w:val="6"/>
                <w:szCs w:val="20"/>
                <w:lang w:eastAsia="en-US"/>
              </w:rPr>
            </w:pPr>
          </w:p>
          <w:p w:rsidR="00DE2931" w:rsidRPr="00E92A30" w:rsidRDefault="00DE2931" w:rsidP="00B31776">
            <w:pPr>
              <w:rPr>
                <w:rFonts w:ascii="Arial" w:hAnsi="Arial" w:cs="Arial"/>
                <w:b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b/>
                <w:sz w:val="20"/>
                <w:szCs w:val="20"/>
                <w:lang w:eastAsia="en-US"/>
              </w:rPr>
              <w:t>&lt; e-mail &gt;</w:t>
            </w:r>
          </w:p>
        </w:tc>
      </w:tr>
      <w:tr w:rsidR="00DE2931" w:rsidRPr="00E92A30" w:rsidTr="00E92A30"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8B5095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>18</w:t>
            </w:r>
            <w:r w:rsidR="002E4962" w:rsidRPr="00E92A30">
              <w:rPr>
                <w:rFonts w:ascii="Arial" w:hAnsi="Arial" w:cs="Arial"/>
                <w:sz w:val="20"/>
                <w:szCs w:val="20"/>
                <w:lang w:eastAsia="en-US"/>
              </w:rPr>
              <w:t>.</w:t>
            </w:r>
          </w:p>
        </w:tc>
        <w:tc>
          <w:tcPr>
            <w:tcW w:w="876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931" w:rsidRPr="00E92A30" w:rsidRDefault="00DE2931" w:rsidP="00E92A30">
            <w:pPr>
              <w:spacing w:before="60" w:after="60"/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 xml:space="preserve">The </w:t>
            </w:r>
            <w:r w:rsidR="008A6CD9" w:rsidRPr="00E92A30">
              <w:rPr>
                <w:rFonts w:ascii="Arial" w:hAnsi="Arial" w:cs="Arial"/>
                <w:sz w:val="20"/>
                <w:szCs w:val="20"/>
                <w:lang w:eastAsia="en-US"/>
              </w:rPr>
              <w:t>P</w:t>
            </w: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 xml:space="preserve">rocuring </w:t>
            </w:r>
            <w:r w:rsidR="008A6CD9" w:rsidRPr="00E92A30">
              <w:rPr>
                <w:rFonts w:ascii="Arial" w:hAnsi="Arial" w:cs="Arial"/>
                <w:sz w:val="20"/>
                <w:szCs w:val="20"/>
                <w:lang w:eastAsia="en-US"/>
              </w:rPr>
              <w:t>E</w:t>
            </w: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>ntity reserves the right to reject all Applications</w:t>
            </w: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fldChar w:fldCharType="begin"/>
            </w:r>
            <w:r>
              <w:rPr>
                <w:lang w:eastAsia="en-US"/>
              </w:rPr>
              <w:instrText xml:space="preserve"> XE "</w:instrText>
            </w:r>
            <w:r w:rsidRPr="00E92A30">
              <w:rPr>
                <w:rFonts w:ascii="Arial" w:hAnsi="Arial" w:cs="Arial"/>
                <w:sz w:val="22"/>
                <w:szCs w:val="22"/>
                <w:lang w:eastAsia="en-US"/>
              </w:rPr>
              <w:instrText>Applications</w:instrText>
            </w:r>
            <w:r>
              <w:rPr>
                <w:lang w:eastAsia="en-US"/>
              </w:rPr>
              <w:instrText xml:space="preserve">" \i </w:instrText>
            </w: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fldChar w:fldCharType="end"/>
            </w:r>
            <w:r w:rsidRPr="00E92A30">
              <w:rPr>
                <w:rFonts w:ascii="Arial" w:hAnsi="Arial" w:cs="Arial"/>
                <w:sz w:val="20"/>
                <w:szCs w:val="20"/>
                <w:lang w:eastAsia="en-US"/>
              </w:rPr>
              <w:t xml:space="preserve"> </w:t>
            </w:r>
          </w:p>
        </w:tc>
      </w:tr>
    </w:tbl>
    <w:p w:rsidR="00DE2931" w:rsidRDefault="00DE2931" w:rsidP="00DE2931">
      <w:pPr>
        <w:rPr>
          <w:rFonts w:ascii="Arial" w:hAnsi="Arial" w:cs="Arial"/>
          <w:sz w:val="20"/>
          <w:szCs w:val="20"/>
        </w:rPr>
      </w:pPr>
    </w:p>
    <w:p w:rsidR="00843156" w:rsidRDefault="00843156" w:rsidP="00B6400A">
      <w:pPr>
        <w:tabs>
          <w:tab w:val="num" w:pos="360"/>
        </w:tabs>
        <w:spacing w:before="60"/>
        <w:rPr>
          <w:ins w:id="7" w:author="Hp" w:date="2016-06-15T16:17:00Z"/>
          <w:rFonts w:ascii="Arial" w:hAnsi="Arial" w:cs="Arial"/>
          <w:sz w:val="18"/>
          <w:szCs w:val="20"/>
        </w:rPr>
      </w:pPr>
    </w:p>
    <w:p w:rsidR="00843156" w:rsidRDefault="00843156" w:rsidP="00B6400A">
      <w:pPr>
        <w:tabs>
          <w:tab w:val="num" w:pos="360"/>
        </w:tabs>
        <w:spacing w:before="60"/>
        <w:rPr>
          <w:ins w:id="8" w:author="Hp" w:date="2016-06-15T16:17:00Z"/>
          <w:rFonts w:ascii="Arial" w:hAnsi="Arial" w:cs="Arial"/>
          <w:sz w:val="18"/>
          <w:szCs w:val="20"/>
        </w:rPr>
      </w:pPr>
    </w:p>
    <w:p w:rsidR="00843156" w:rsidRDefault="00843156" w:rsidP="00B6400A">
      <w:pPr>
        <w:tabs>
          <w:tab w:val="num" w:pos="360"/>
        </w:tabs>
        <w:spacing w:before="60"/>
        <w:rPr>
          <w:ins w:id="9" w:author="Hp" w:date="2016-06-15T16:17:00Z"/>
          <w:rFonts w:ascii="Arial" w:hAnsi="Arial" w:cs="Arial"/>
          <w:sz w:val="18"/>
          <w:szCs w:val="20"/>
        </w:rPr>
      </w:pPr>
    </w:p>
    <w:p w:rsidR="00141A46" w:rsidRPr="00B6400A" w:rsidRDefault="00B63343" w:rsidP="00B6400A">
      <w:pPr>
        <w:tabs>
          <w:tab w:val="num" w:pos="360"/>
        </w:tabs>
        <w:spacing w:before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8"/>
          <w:szCs w:val="20"/>
        </w:rPr>
        <w:t>(Signature Bloc k)</w:t>
      </w:r>
    </w:p>
    <w:p w:rsidR="00843156" w:rsidRDefault="00843156" w:rsidP="00962EEE">
      <w:pPr>
        <w:tabs>
          <w:tab w:val="num" w:pos="360"/>
        </w:tabs>
        <w:jc w:val="center"/>
        <w:rPr>
          <w:ins w:id="10" w:author="Hp" w:date="2016-06-15T16:17:00Z"/>
          <w:rFonts w:ascii="Arial" w:hAnsi="Arial" w:cs="Arial"/>
          <w:b/>
          <w:sz w:val="32"/>
          <w:szCs w:val="32"/>
          <w:u w:val="single"/>
          <w:lang w:val="en-GB"/>
        </w:rPr>
      </w:pPr>
    </w:p>
    <w:p w:rsidR="00843156" w:rsidRDefault="00843156" w:rsidP="00962EEE">
      <w:pPr>
        <w:tabs>
          <w:tab w:val="num" w:pos="360"/>
        </w:tabs>
        <w:jc w:val="center"/>
        <w:rPr>
          <w:ins w:id="11" w:author="Hp" w:date="2016-06-15T16:17:00Z"/>
          <w:rFonts w:ascii="Arial" w:hAnsi="Arial" w:cs="Arial"/>
          <w:b/>
          <w:sz w:val="32"/>
          <w:szCs w:val="32"/>
          <w:u w:val="single"/>
          <w:lang w:val="en-GB"/>
        </w:rPr>
      </w:pPr>
    </w:p>
    <w:p w:rsidR="00843156" w:rsidRDefault="00843156" w:rsidP="00962EEE">
      <w:pPr>
        <w:tabs>
          <w:tab w:val="num" w:pos="360"/>
        </w:tabs>
        <w:jc w:val="center"/>
        <w:rPr>
          <w:ins w:id="12" w:author="Hp" w:date="2016-06-15T16:17:00Z"/>
          <w:rFonts w:ascii="Arial" w:hAnsi="Arial" w:cs="Arial"/>
          <w:b/>
          <w:sz w:val="32"/>
          <w:szCs w:val="32"/>
          <w:u w:val="single"/>
          <w:lang w:val="en-GB"/>
        </w:rPr>
      </w:pPr>
    </w:p>
    <w:p w:rsidR="00962EEE" w:rsidRPr="00BC26E3" w:rsidRDefault="00962EEE" w:rsidP="00962EEE">
      <w:pPr>
        <w:tabs>
          <w:tab w:val="num" w:pos="360"/>
        </w:tabs>
        <w:jc w:val="center"/>
        <w:rPr>
          <w:rFonts w:ascii="Arial" w:hAnsi="Arial" w:cs="Arial"/>
          <w:b/>
          <w:sz w:val="32"/>
          <w:szCs w:val="32"/>
          <w:u w:val="single"/>
          <w:lang w:val="en-GB"/>
        </w:rPr>
      </w:pPr>
      <w:r w:rsidRPr="00BC26E3">
        <w:rPr>
          <w:rFonts w:ascii="Arial" w:hAnsi="Arial" w:cs="Arial"/>
          <w:b/>
          <w:sz w:val="32"/>
          <w:szCs w:val="32"/>
          <w:u w:val="single"/>
          <w:lang w:val="en-GB"/>
        </w:rPr>
        <w:t>Application Submission Letter</w:t>
      </w:r>
    </w:p>
    <w:p w:rsidR="00962EEE" w:rsidRPr="00FC63BB" w:rsidRDefault="00962EEE" w:rsidP="00962EEE">
      <w:pPr>
        <w:jc w:val="center"/>
        <w:rPr>
          <w:rFonts w:ascii="Arial" w:hAnsi="Arial" w:cs="Arial"/>
          <w:b/>
          <w:sz w:val="16"/>
          <w:szCs w:val="16"/>
          <w:lang w:val="en-GB"/>
        </w:rPr>
      </w:pPr>
    </w:p>
    <w:p w:rsidR="00962EEE" w:rsidRDefault="00962EEE" w:rsidP="00962EEE">
      <w:pPr>
        <w:pStyle w:val="Heading2"/>
        <w:jc w:val="center"/>
        <w:rPr>
          <w:lang w:val="en-GB"/>
        </w:rPr>
      </w:pPr>
    </w:p>
    <w:p w:rsidR="007B76FF" w:rsidRPr="007B76FF" w:rsidRDefault="007B76FF" w:rsidP="007B76FF">
      <w:pPr>
        <w:rPr>
          <w:lang w:val="en-GB"/>
        </w:rPr>
      </w:pPr>
    </w:p>
    <w:p w:rsidR="00962EEE" w:rsidRPr="004209A3" w:rsidRDefault="00962EEE" w:rsidP="00962EEE">
      <w:pPr>
        <w:rPr>
          <w:rFonts w:ascii="Arial" w:hAnsi="Arial" w:cs="Arial"/>
          <w:sz w:val="22"/>
          <w:szCs w:val="22"/>
          <w:lang w:val="en-GB"/>
        </w:rPr>
      </w:pPr>
      <w:r w:rsidRPr="00FC63BB">
        <w:rPr>
          <w:rFonts w:ascii="Arial" w:hAnsi="Arial" w:cs="Arial"/>
          <w:b/>
          <w:sz w:val="22"/>
          <w:szCs w:val="22"/>
          <w:lang w:val="en-GB"/>
        </w:rPr>
        <w:t>IFE  No</w:t>
      </w:r>
      <w:r w:rsidRPr="004209A3">
        <w:rPr>
          <w:rFonts w:ascii="Arial" w:hAnsi="Arial" w:cs="Arial"/>
          <w:sz w:val="22"/>
          <w:szCs w:val="22"/>
          <w:lang w:val="en-GB"/>
        </w:rPr>
        <w:t>:</w:t>
      </w:r>
      <w:r>
        <w:rPr>
          <w:rFonts w:ascii="Arial" w:hAnsi="Arial" w:cs="Arial"/>
          <w:sz w:val="22"/>
          <w:szCs w:val="22"/>
          <w:lang w:val="en-GB"/>
        </w:rPr>
        <w:t xml:space="preserve">____________                                                  </w:t>
      </w:r>
      <w:r w:rsidR="007B76FF">
        <w:rPr>
          <w:rFonts w:ascii="Arial" w:hAnsi="Arial" w:cs="Arial"/>
          <w:sz w:val="22"/>
          <w:szCs w:val="22"/>
          <w:lang w:val="en-GB"/>
        </w:rPr>
        <w:t xml:space="preserve">   </w:t>
      </w:r>
      <w:r>
        <w:rPr>
          <w:rFonts w:ascii="Arial" w:hAnsi="Arial" w:cs="Arial"/>
          <w:sz w:val="22"/>
          <w:szCs w:val="22"/>
          <w:lang w:val="en-GB"/>
        </w:rPr>
        <w:t xml:space="preserve">        </w:t>
      </w:r>
      <w:r w:rsidRPr="00FC63BB">
        <w:rPr>
          <w:rFonts w:ascii="Arial" w:hAnsi="Arial" w:cs="Arial"/>
          <w:b/>
          <w:i/>
          <w:sz w:val="22"/>
          <w:szCs w:val="22"/>
          <w:lang w:val="en-GB"/>
        </w:rPr>
        <w:t>Date:</w:t>
      </w:r>
      <w:r w:rsidRPr="001737A8">
        <w:rPr>
          <w:rFonts w:ascii="Arial" w:hAnsi="Arial" w:cs="Arial"/>
          <w:i/>
          <w:sz w:val="22"/>
          <w:szCs w:val="22"/>
          <w:lang w:val="en-GB"/>
        </w:rPr>
        <w:t xml:space="preserve"> dd/mm/yy</w:t>
      </w:r>
    </w:p>
    <w:p w:rsidR="00962EEE" w:rsidRPr="004209A3" w:rsidRDefault="00962EEE" w:rsidP="00962EEE">
      <w:pPr>
        <w:rPr>
          <w:rFonts w:ascii="Arial" w:hAnsi="Arial" w:cs="Arial"/>
          <w:sz w:val="22"/>
          <w:szCs w:val="22"/>
          <w:lang w:val="en-GB"/>
        </w:rPr>
      </w:pPr>
    </w:p>
    <w:p w:rsidR="00962EEE" w:rsidRDefault="00962EEE" w:rsidP="00962EEE">
      <w:pPr>
        <w:rPr>
          <w:rFonts w:ascii="Arial" w:hAnsi="Arial" w:cs="Arial"/>
          <w:sz w:val="22"/>
          <w:szCs w:val="22"/>
          <w:lang w:val="en-GB"/>
        </w:rPr>
      </w:pPr>
    </w:p>
    <w:p w:rsidR="007B76FF" w:rsidRPr="004209A3" w:rsidRDefault="00962EEE" w:rsidP="007B76FF">
      <w:pPr>
        <w:rPr>
          <w:rFonts w:ascii="Arial" w:hAnsi="Arial" w:cs="Arial"/>
          <w:i/>
          <w:iCs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To:</w:t>
      </w:r>
      <w:r w:rsidR="007B76FF">
        <w:rPr>
          <w:rFonts w:ascii="Arial" w:hAnsi="Arial" w:cs="Arial"/>
          <w:sz w:val="22"/>
          <w:szCs w:val="22"/>
          <w:lang w:val="en-GB"/>
        </w:rPr>
        <w:t xml:space="preserve"> </w:t>
      </w:r>
      <w:r w:rsidR="007B76FF" w:rsidRPr="004209A3">
        <w:rPr>
          <w:rFonts w:ascii="Arial" w:hAnsi="Arial" w:cs="Arial"/>
          <w:i/>
          <w:iCs/>
          <w:sz w:val="22"/>
          <w:szCs w:val="22"/>
          <w:lang w:val="en-GB"/>
        </w:rPr>
        <w:t>[Name and address of Procuring Entity]</w:t>
      </w:r>
    </w:p>
    <w:p w:rsidR="007B76FF" w:rsidRPr="004209A3" w:rsidRDefault="007B76FF" w:rsidP="007B76FF">
      <w:pPr>
        <w:jc w:val="both"/>
        <w:rPr>
          <w:rFonts w:ascii="Arial" w:hAnsi="Arial" w:cs="Arial"/>
          <w:sz w:val="22"/>
          <w:szCs w:val="22"/>
          <w:lang w:val="en-GB"/>
        </w:rPr>
      </w:pPr>
    </w:p>
    <w:p w:rsidR="00962EEE" w:rsidRPr="004209A3" w:rsidRDefault="007B76FF" w:rsidP="00962EEE">
      <w:pPr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 xml:space="preserve">  </w:t>
      </w:r>
    </w:p>
    <w:p w:rsidR="00E91CCF" w:rsidRDefault="00E91CCF" w:rsidP="00EF6717">
      <w:pPr>
        <w:spacing w:line="312" w:lineRule="auto"/>
        <w:jc w:val="both"/>
        <w:rPr>
          <w:rFonts w:ascii="Arial" w:hAnsi="Arial" w:cs="Arial"/>
          <w:sz w:val="22"/>
          <w:szCs w:val="22"/>
          <w:lang w:val="en-GB"/>
        </w:rPr>
      </w:pPr>
    </w:p>
    <w:p w:rsidR="00E91CCF" w:rsidRDefault="00E91CCF" w:rsidP="00EF6717">
      <w:pPr>
        <w:spacing w:line="312" w:lineRule="auto"/>
        <w:jc w:val="both"/>
        <w:rPr>
          <w:rFonts w:ascii="Arial" w:hAnsi="Arial" w:cs="Arial"/>
          <w:sz w:val="22"/>
          <w:szCs w:val="22"/>
          <w:lang w:val="en-GB"/>
        </w:rPr>
      </w:pPr>
    </w:p>
    <w:p w:rsidR="00962EEE" w:rsidRDefault="00962EEE" w:rsidP="00EF6717">
      <w:pPr>
        <w:spacing w:line="312" w:lineRule="auto"/>
        <w:jc w:val="both"/>
        <w:rPr>
          <w:rFonts w:ascii="Arial" w:hAnsi="Arial" w:cs="Arial"/>
          <w:sz w:val="22"/>
          <w:szCs w:val="22"/>
          <w:lang w:val="en-GB"/>
        </w:rPr>
      </w:pPr>
      <w:r w:rsidRPr="005A79D7">
        <w:rPr>
          <w:rFonts w:ascii="Arial" w:hAnsi="Arial" w:cs="Arial"/>
          <w:sz w:val="22"/>
          <w:szCs w:val="22"/>
          <w:lang w:val="en-GB"/>
        </w:rPr>
        <w:t>I/We declare that</w:t>
      </w:r>
      <w:r>
        <w:rPr>
          <w:rFonts w:ascii="Arial" w:hAnsi="Arial" w:cs="Arial"/>
          <w:sz w:val="22"/>
          <w:szCs w:val="22"/>
          <w:lang w:val="en-GB"/>
        </w:rPr>
        <w:t>,</w:t>
      </w:r>
      <w:r w:rsidRPr="005A79D7">
        <w:rPr>
          <w:rFonts w:ascii="Arial" w:hAnsi="Arial" w:cs="Arial"/>
          <w:sz w:val="22"/>
          <w:szCs w:val="22"/>
          <w:lang w:val="en-GB"/>
        </w:rPr>
        <w:t xml:space="preserve"> I/we have the legal capacity to enter into a contract with you, and have not been declared ineligible by the Government of Bangladesh on charges of engaging in corrupt, fraudulent, collusive or coercive practices. </w:t>
      </w:r>
    </w:p>
    <w:p w:rsidR="00962EEE" w:rsidRPr="004851EE" w:rsidRDefault="00962EEE" w:rsidP="00EF6717">
      <w:pPr>
        <w:spacing w:line="312" w:lineRule="auto"/>
        <w:jc w:val="both"/>
        <w:rPr>
          <w:rFonts w:ascii="Arial" w:hAnsi="Arial" w:cs="Arial"/>
          <w:sz w:val="14"/>
          <w:szCs w:val="22"/>
          <w:lang w:val="en-GB"/>
        </w:rPr>
      </w:pPr>
    </w:p>
    <w:p w:rsidR="00962EEE" w:rsidRDefault="00962EEE" w:rsidP="00EF6717">
      <w:pPr>
        <w:pStyle w:val="BodyText2"/>
        <w:numPr>
          <w:ilvl w:val="12"/>
          <w:numId w:val="0"/>
        </w:numPr>
        <w:spacing w:line="312" w:lineRule="auto"/>
        <w:jc w:val="both"/>
        <w:rPr>
          <w:rFonts w:ascii="Arial" w:hAnsi="Arial" w:cs="Arial"/>
          <w:b w:val="0"/>
          <w:sz w:val="22"/>
          <w:szCs w:val="22"/>
          <w:lang w:val="en-GB"/>
        </w:rPr>
      </w:pPr>
      <w:r>
        <w:rPr>
          <w:rFonts w:ascii="Arial" w:hAnsi="Arial" w:cs="Arial"/>
          <w:b w:val="0"/>
          <w:sz w:val="22"/>
          <w:szCs w:val="22"/>
          <w:lang w:val="en-GB"/>
        </w:rPr>
        <w:t>I/We am/are not submitting</w:t>
      </w:r>
      <w:r w:rsidRPr="004209A3">
        <w:rPr>
          <w:rFonts w:ascii="Arial" w:hAnsi="Arial" w:cs="Arial"/>
          <w:b w:val="0"/>
          <w:sz w:val="22"/>
          <w:szCs w:val="22"/>
          <w:lang w:val="en-GB"/>
        </w:rPr>
        <w:t xml:space="preserve"> more than one </w:t>
      </w:r>
      <w:r>
        <w:rPr>
          <w:rFonts w:ascii="Arial" w:hAnsi="Arial" w:cs="Arial"/>
          <w:b w:val="0"/>
          <w:sz w:val="22"/>
          <w:szCs w:val="22"/>
          <w:lang w:val="en-GB"/>
        </w:rPr>
        <w:t>Application</w:t>
      </w:r>
      <w:r w:rsidRPr="004209A3">
        <w:rPr>
          <w:rFonts w:ascii="Arial" w:hAnsi="Arial" w:cs="Arial"/>
          <w:b w:val="0"/>
          <w:sz w:val="22"/>
          <w:szCs w:val="22"/>
          <w:lang w:val="en-GB"/>
        </w:rPr>
        <w:t xml:space="preserve"> in this </w:t>
      </w:r>
      <w:r>
        <w:rPr>
          <w:rFonts w:ascii="Arial" w:hAnsi="Arial" w:cs="Arial"/>
          <w:b w:val="0"/>
          <w:sz w:val="22"/>
          <w:szCs w:val="22"/>
          <w:lang w:val="en-GB"/>
        </w:rPr>
        <w:t>enlistment</w:t>
      </w:r>
      <w:r w:rsidR="006D6165">
        <w:rPr>
          <w:rFonts w:ascii="Arial" w:hAnsi="Arial" w:cs="Arial"/>
          <w:b w:val="0"/>
          <w:sz w:val="22"/>
          <w:szCs w:val="22"/>
          <w:lang w:val="en-GB"/>
        </w:rPr>
        <w:t>/ renewal of enlistment</w:t>
      </w:r>
      <w:r>
        <w:rPr>
          <w:rFonts w:ascii="Arial" w:hAnsi="Arial" w:cs="Arial"/>
          <w:b w:val="0"/>
          <w:sz w:val="22"/>
          <w:szCs w:val="22"/>
          <w:lang w:val="en-GB"/>
        </w:rPr>
        <w:t xml:space="preserve"> </w:t>
      </w:r>
      <w:r w:rsidRPr="004209A3">
        <w:rPr>
          <w:rFonts w:ascii="Arial" w:hAnsi="Arial" w:cs="Arial"/>
          <w:b w:val="0"/>
          <w:sz w:val="22"/>
          <w:szCs w:val="22"/>
          <w:lang w:val="en-GB"/>
        </w:rPr>
        <w:t>process</w:t>
      </w:r>
      <w:r>
        <w:rPr>
          <w:rFonts w:ascii="Arial" w:hAnsi="Arial" w:cs="Arial"/>
          <w:b w:val="0"/>
          <w:sz w:val="22"/>
          <w:szCs w:val="22"/>
          <w:lang w:val="en-GB"/>
        </w:rPr>
        <w:t xml:space="preserve"> in my/our own name or other name or in different names.</w:t>
      </w:r>
      <w:r w:rsidRPr="004209A3">
        <w:rPr>
          <w:rFonts w:ascii="Arial" w:hAnsi="Arial" w:cs="Arial"/>
          <w:b w:val="0"/>
          <w:sz w:val="22"/>
          <w:szCs w:val="22"/>
          <w:lang w:val="en-GB"/>
        </w:rPr>
        <w:t xml:space="preserve"> </w:t>
      </w:r>
    </w:p>
    <w:p w:rsidR="00962EEE" w:rsidRDefault="00962EEE" w:rsidP="00EF6717">
      <w:pPr>
        <w:pStyle w:val="BodyText2"/>
        <w:numPr>
          <w:ilvl w:val="12"/>
          <w:numId w:val="0"/>
        </w:numPr>
        <w:spacing w:line="312" w:lineRule="auto"/>
        <w:jc w:val="both"/>
        <w:rPr>
          <w:rFonts w:ascii="Arial" w:hAnsi="Arial" w:cs="Arial"/>
          <w:b w:val="0"/>
          <w:sz w:val="10"/>
          <w:szCs w:val="22"/>
          <w:lang w:val="en-GB"/>
        </w:rPr>
      </w:pPr>
    </w:p>
    <w:p w:rsidR="00962EEE" w:rsidRPr="004E08F2" w:rsidRDefault="00962EEE" w:rsidP="00EF6717">
      <w:pPr>
        <w:pStyle w:val="BodyText2"/>
        <w:numPr>
          <w:ilvl w:val="12"/>
          <w:numId w:val="0"/>
        </w:numPr>
        <w:spacing w:line="312" w:lineRule="auto"/>
        <w:jc w:val="both"/>
        <w:rPr>
          <w:rFonts w:ascii="Arial" w:hAnsi="Arial" w:cs="Arial"/>
          <w:sz w:val="16"/>
          <w:szCs w:val="16"/>
          <w:lang w:val="en-GB"/>
        </w:rPr>
      </w:pPr>
      <w:r>
        <w:rPr>
          <w:rFonts w:ascii="Arial" w:hAnsi="Arial" w:cs="Arial"/>
          <w:b w:val="0"/>
          <w:sz w:val="22"/>
          <w:szCs w:val="22"/>
          <w:lang w:val="en-GB"/>
        </w:rPr>
        <w:t xml:space="preserve">I/We have examined and have no reservations to the Document issued by you. </w:t>
      </w:r>
    </w:p>
    <w:p w:rsidR="00962EEE" w:rsidRDefault="00962EEE" w:rsidP="00EF6717">
      <w:pPr>
        <w:spacing w:line="312" w:lineRule="auto"/>
        <w:jc w:val="both"/>
        <w:rPr>
          <w:rFonts w:ascii="Arial" w:hAnsi="Arial" w:cs="Arial"/>
          <w:sz w:val="8"/>
          <w:szCs w:val="22"/>
          <w:lang w:val="en-GB"/>
        </w:rPr>
      </w:pPr>
    </w:p>
    <w:p w:rsidR="00962EEE" w:rsidRPr="004851EE" w:rsidRDefault="00962EEE" w:rsidP="00EF6717">
      <w:pPr>
        <w:spacing w:line="312" w:lineRule="auto"/>
        <w:jc w:val="both"/>
        <w:rPr>
          <w:rFonts w:ascii="Arial" w:hAnsi="Arial" w:cs="Arial"/>
          <w:sz w:val="8"/>
          <w:szCs w:val="22"/>
          <w:lang w:val="en-GB"/>
        </w:rPr>
      </w:pPr>
    </w:p>
    <w:p w:rsidR="00962EEE" w:rsidRDefault="00962EEE" w:rsidP="00EF6717">
      <w:pPr>
        <w:spacing w:line="312" w:lineRule="auto"/>
        <w:jc w:val="both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 xml:space="preserve">I/We </w:t>
      </w:r>
      <w:r w:rsidR="00684857">
        <w:rPr>
          <w:rFonts w:ascii="Arial" w:hAnsi="Arial" w:cs="Arial"/>
          <w:sz w:val="22"/>
          <w:szCs w:val="22"/>
          <w:lang w:val="en-GB"/>
        </w:rPr>
        <w:t>c</w:t>
      </w:r>
      <w:r>
        <w:rPr>
          <w:rFonts w:ascii="Arial" w:hAnsi="Arial" w:cs="Arial"/>
          <w:sz w:val="22"/>
          <w:szCs w:val="22"/>
          <w:lang w:val="en-GB"/>
        </w:rPr>
        <w:t>ertif</w:t>
      </w:r>
      <w:r w:rsidR="00684857">
        <w:rPr>
          <w:rFonts w:ascii="Arial" w:hAnsi="Arial" w:cs="Arial"/>
          <w:sz w:val="22"/>
          <w:szCs w:val="22"/>
          <w:lang w:val="en-GB"/>
        </w:rPr>
        <w:t>y</w:t>
      </w:r>
      <w:r>
        <w:rPr>
          <w:rFonts w:ascii="Arial" w:hAnsi="Arial" w:cs="Arial"/>
          <w:sz w:val="22"/>
          <w:szCs w:val="22"/>
          <w:lang w:val="en-GB"/>
        </w:rPr>
        <w:t xml:space="preserve"> that to the </w:t>
      </w:r>
      <w:r w:rsidR="006D6165">
        <w:rPr>
          <w:rFonts w:ascii="Arial" w:hAnsi="Arial" w:cs="Arial"/>
          <w:sz w:val="22"/>
          <w:szCs w:val="22"/>
          <w:lang w:val="en-GB"/>
        </w:rPr>
        <w:t xml:space="preserve">best </w:t>
      </w:r>
      <w:r>
        <w:rPr>
          <w:rFonts w:ascii="Arial" w:hAnsi="Arial" w:cs="Arial"/>
          <w:sz w:val="22"/>
          <w:szCs w:val="22"/>
          <w:lang w:val="en-GB"/>
        </w:rPr>
        <w:t xml:space="preserve">of </w:t>
      </w:r>
      <w:r w:rsidR="00AD27CA">
        <w:rPr>
          <w:rFonts w:ascii="Arial" w:hAnsi="Arial" w:cs="Arial"/>
          <w:sz w:val="22"/>
          <w:szCs w:val="22"/>
          <w:lang w:val="en-GB"/>
        </w:rPr>
        <w:t xml:space="preserve">my/our </w:t>
      </w:r>
      <w:r>
        <w:rPr>
          <w:rFonts w:ascii="Arial" w:hAnsi="Arial" w:cs="Arial"/>
          <w:sz w:val="22"/>
          <w:szCs w:val="22"/>
          <w:lang w:val="en-GB"/>
        </w:rPr>
        <w:t>knowledge, the information provided</w:t>
      </w:r>
      <w:r w:rsidR="006D6165">
        <w:rPr>
          <w:rFonts w:ascii="Arial" w:hAnsi="Arial" w:cs="Arial"/>
          <w:sz w:val="22"/>
          <w:szCs w:val="22"/>
          <w:lang w:val="en-GB"/>
        </w:rPr>
        <w:t xml:space="preserve"> by me/us</w:t>
      </w:r>
      <w:r>
        <w:rPr>
          <w:rFonts w:ascii="Arial" w:hAnsi="Arial" w:cs="Arial"/>
          <w:sz w:val="22"/>
          <w:szCs w:val="22"/>
          <w:lang w:val="en-GB"/>
        </w:rPr>
        <w:t xml:space="preserve"> is correct and true.</w:t>
      </w:r>
    </w:p>
    <w:p w:rsidR="00962EEE" w:rsidRPr="00066123" w:rsidRDefault="00962EEE" w:rsidP="00EF6717">
      <w:pPr>
        <w:spacing w:line="312" w:lineRule="auto"/>
        <w:jc w:val="both"/>
        <w:rPr>
          <w:rFonts w:ascii="Arial" w:hAnsi="Arial" w:cs="Arial"/>
          <w:sz w:val="20"/>
          <w:szCs w:val="22"/>
          <w:lang w:val="en-GB"/>
        </w:rPr>
      </w:pPr>
    </w:p>
    <w:p w:rsidR="00962EEE" w:rsidRDefault="00962EEE" w:rsidP="00EF6717">
      <w:pPr>
        <w:spacing w:line="312" w:lineRule="auto"/>
        <w:jc w:val="both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 xml:space="preserve">I/We understand that if any of the particulars and </w:t>
      </w:r>
      <w:r w:rsidR="00E615D5">
        <w:rPr>
          <w:rFonts w:ascii="Arial" w:hAnsi="Arial" w:cs="Arial"/>
          <w:sz w:val="22"/>
          <w:szCs w:val="22"/>
          <w:lang w:val="en-GB"/>
        </w:rPr>
        <w:t>statements provided</w:t>
      </w:r>
      <w:r>
        <w:rPr>
          <w:rFonts w:ascii="Arial" w:hAnsi="Arial" w:cs="Arial"/>
          <w:sz w:val="22"/>
          <w:szCs w:val="22"/>
          <w:lang w:val="en-GB"/>
        </w:rPr>
        <w:t xml:space="preserve"> </w:t>
      </w:r>
      <w:r w:rsidR="00AD27CA">
        <w:rPr>
          <w:rFonts w:ascii="Arial" w:hAnsi="Arial" w:cs="Arial"/>
          <w:sz w:val="22"/>
          <w:szCs w:val="22"/>
          <w:lang w:val="en-GB"/>
        </w:rPr>
        <w:t xml:space="preserve">above </w:t>
      </w:r>
      <w:r w:rsidR="00464DED">
        <w:rPr>
          <w:rFonts w:ascii="Arial" w:hAnsi="Arial" w:cs="Arial"/>
          <w:sz w:val="22"/>
          <w:szCs w:val="22"/>
          <w:lang w:val="en-GB"/>
        </w:rPr>
        <w:t>is</w:t>
      </w:r>
      <w:r w:rsidR="00FE73AF">
        <w:rPr>
          <w:rFonts w:ascii="Arial" w:hAnsi="Arial" w:cs="Arial"/>
          <w:sz w:val="22"/>
          <w:szCs w:val="22"/>
          <w:lang w:val="en-GB"/>
        </w:rPr>
        <w:t xml:space="preserve"> prov</w:t>
      </w:r>
      <w:r w:rsidR="00464DED">
        <w:rPr>
          <w:rFonts w:ascii="Arial" w:hAnsi="Arial" w:cs="Arial"/>
          <w:sz w:val="22"/>
          <w:szCs w:val="22"/>
          <w:lang w:val="en-GB"/>
        </w:rPr>
        <w:t xml:space="preserve">en </w:t>
      </w:r>
      <w:r>
        <w:rPr>
          <w:rFonts w:ascii="Arial" w:hAnsi="Arial" w:cs="Arial"/>
          <w:sz w:val="22"/>
          <w:szCs w:val="22"/>
          <w:lang w:val="en-GB"/>
        </w:rPr>
        <w:t xml:space="preserve">to be incorrect and false, my/our enlistment shall be liable to cancellation. </w:t>
      </w:r>
    </w:p>
    <w:p w:rsidR="00962EEE" w:rsidRPr="00066123" w:rsidRDefault="00962EEE" w:rsidP="00EF6717">
      <w:pPr>
        <w:spacing w:line="312" w:lineRule="auto"/>
        <w:jc w:val="both"/>
        <w:rPr>
          <w:rFonts w:ascii="Arial" w:hAnsi="Arial" w:cs="Arial"/>
          <w:sz w:val="14"/>
          <w:szCs w:val="22"/>
          <w:lang w:val="en-GB"/>
        </w:rPr>
      </w:pPr>
    </w:p>
    <w:p w:rsidR="00962EEE" w:rsidRDefault="00962EEE" w:rsidP="00EF6717">
      <w:pPr>
        <w:spacing w:line="312" w:lineRule="auto"/>
        <w:jc w:val="both"/>
        <w:rPr>
          <w:rFonts w:ascii="Arial" w:hAnsi="Arial" w:cs="Arial"/>
          <w:sz w:val="22"/>
          <w:szCs w:val="22"/>
          <w:lang w:val="en-GB"/>
        </w:rPr>
      </w:pPr>
    </w:p>
    <w:p w:rsidR="00962EEE" w:rsidRDefault="00962EEE" w:rsidP="00EF6717">
      <w:pPr>
        <w:spacing w:line="312" w:lineRule="auto"/>
        <w:jc w:val="both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I</w:t>
      </w:r>
      <w:r w:rsidRPr="00061446">
        <w:rPr>
          <w:rFonts w:ascii="Arial" w:hAnsi="Arial" w:cs="Arial"/>
          <w:sz w:val="22"/>
          <w:szCs w:val="22"/>
          <w:lang w:val="en-GB"/>
        </w:rPr>
        <w:t>/We understand that you</w:t>
      </w:r>
      <w:r w:rsidRPr="005A79D7">
        <w:rPr>
          <w:rFonts w:ascii="Arial" w:hAnsi="Arial" w:cs="Arial"/>
          <w:sz w:val="22"/>
          <w:szCs w:val="22"/>
          <w:lang w:val="en-GB"/>
        </w:rPr>
        <w:t xml:space="preserve"> </w:t>
      </w:r>
      <w:r w:rsidRPr="0066351C">
        <w:rPr>
          <w:rFonts w:ascii="Arial" w:hAnsi="Arial" w:cs="Arial"/>
          <w:sz w:val="22"/>
          <w:szCs w:val="22"/>
          <w:lang w:val="en-GB"/>
        </w:rPr>
        <w:t xml:space="preserve">reserve the right to reject all the </w:t>
      </w:r>
      <w:r>
        <w:rPr>
          <w:rFonts w:ascii="Arial" w:hAnsi="Arial" w:cs="Arial"/>
          <w:sz w:val="22"/>
          <w:szCs w:val="22"/>
          <w:lang w:val="en-GB"/>
        </w:rPr>
        <w:t>Applications</w:t>
      </w:r>
      <w:r w:rsidRPr="0066351C">
        <w:rPr>
          <w:rFonts w:ascii="Arial" w:hAnsi="Arial" w:cs="Arial"/>
          <w:sz w:val="22"/>
          <w:szCs w:val="22"/>
          <w:lang w:val="en-GB"/>
        </w:rPr>
        <w:t xml:space="preserve"> or annul the</w:t>
      </w:r>
      <w:r w:rsidR="00AD27CA">
        <w:rPr>
          <w:rFonts w:ascii="Arial" w:hAnsi="Arial" w:cs="Arial"/>
          <w:sz w:val="22"/>
          <w:szCs w:val="22"/>
          <w:lang w:val="en-GB"/>
        </w:rPr>
        <w:t xml:space="preserve"> </w:t>
      </w:r>
      <w:r w:rsidR="00464DED">
        <w:rPr>
          <w:rFonts w:ascii="Arial" w:hAnsi="Arial" w:cs="Arial"/>
          <w:sz w:val="22"/>
          <w:szCs w:val="22"/>
          <w:lang w:val="en-GB"/>
        </w:rPr>
        <w:t xml:space="preserve">enlistment </w:t>
      </w:r>
      <w:r w:rsidR="00464DED" w:rsidRPr="0066351C">
        <w:rPr>
          <w:rFonts w:ascii="Arial" w:hAnsi="Arial" w:cs="Arial"/>
          <w:sz w:val="22"/>
          <w:szCs w:val="22"/>
          <w:lang w:val="en-GB"/>
        </w:rPr>
        <w:t>proceedings</w:t>
      </w:r>
      <w:r w:rsidRPr="00061446">
        <w:rPr>
          <w:rFonts w:ascii="Arial" w:hAnsi="Arial" w:cs="Arial"/>
          <w:sz w:val="22"/>
          <w:szCs w:val="22"/>
          <w:lang w:val="en-GB"/>
        </w:rPr>
        <w:t xml:space="preserve"> </w:t>
      </w:r>
      <w:r w:rsidRPr="00917518">
        <w:rPr>
          <w:rFonts w:ascii="Arial" w:hAnsi="Arial" w:cs="Arial"/>
          <w:sz w:val="22"/>
          <w:szCs w:val="22"/>
          <w:lang w:val="en-GB"/>
        </w:rPr>
        <w:t xml:space="preserve">without incurring any liability to </w:t>
      </w:r>
      <w:r w:rsidR="0087167C">
        <w:rPr>
          <w:rFonts w:ascii="Arial" w:hAnsi="Arial" w:cs="Arial"/>
          <w:sz w:val="22"/>
          <w:szCs w:val="22"/>
          <w:lang w:val="en-GB"/>
        </w:rPr>
        <w:t>Applicant</w:t>
      </w:r>
      <w:r>
        <w:rPr>
          <w:rFonts w:ascii="Arial" w:hAnsi="Arial" w:cs="Arial"/>
          <w:sz w:val="22"/>
          <w:szCs w:val="22"/>
          <w:lang w:val="en-GB"/>
        </w:rPr>
        <w:t>.</w:t>
      </w:r>
    </w:p>
    <w:p w:rsidR="00962EEE" w:rsidRDefault="00962EEE" w:rsidP="00EF6717">
      <w:pPr>
        <w:spacing w:line="312" w:lineRule="auto"/>
        <w:jc w:val="both"/>
        <w:rPr>
          <w:rFonts w:ascii="Arial" w:hAnsi="Arial" w:cs="Arial"/>
          <w:sz w:val="22"/>
          <w:szCs w:val="22"/>
          <w:lang w:val="en-GB"/>
        </w:rPr>
      </w:pPr>
    </w:p>
    <w:p w:rsidR="00962EEE" w:rsidRDefault="00962EEE" w:rsidP="00EF6717">
      <w:pPr>
        <w:spacing w:line="312" w:lineRule="auto"/>
        <w:jc w:val="both"/>
        <w:rPr>
          <w:rFonts w:ascii="Arial" w:hAnsi="Arial" w:cs="Arial"/>
          <w:sz w:val="22"/>
          <w:szCs w:val="22"/>
          <w:lang w:val="en-GB"/>
        </w:rPr>
      </w:pPr>
    </w:p>
    <w:p w:rsidR="00962EEE" w:rsidRDefault="00962EEE" w:rsidP="00962EEE">
      <w:pPr>
        <w:jc w:val="both"/>
        <w:rPr>
          <w:rFonts w:ascii="Arial" w:hAnsi="Arial" w:cs="Arial"/>
          <w:sz w:val="22"/>
          <w:szCs w:val="22"/>
          <w:lang w:val="en-GB"/>
        </w:rPr>
      </w:pPr>
    </w:p>
    <w:p w:rsidR="00962EEE" w:rsidRDefault="00962EEE" w:rsidP="00962EEE">
      <w:pPr>
        <w:jc w:val="both"/>
        <w:rPr>
          <w:rFonts w:ascii="Arial" w:hAnsi="Arial" w:cs="Arial"/>
          <w:sz w:val="22"/>
          <w:szCs w:val="22"/>
          <w:lang w:val="en-GB"/>
        </w:rPr>
      </w:pPr>
    </w:p>
    <w:p w:rsidR="00962EEE" w:rsidRDefault="00962EEE" w:rsidP="00962EEE">
      <w:pPr>
        <w:jc w:val="both"/>
        <w:rPr>
          <w:rFonts w:ascii="Arial" w:hAnsi="Arial" w:cs="Arial"/>
          <w:sz w:val="22"/>
          <w:szCs w:val="22"/>
          <w:lang w:val="en-GB"/>
        </w:rPr>
      </w:pPr>
    </w:p>
    <w:p w:rsidR="00962EEE" w:rsidRDefault="00962EEE" w:rsidP="00962EEE">
      <w:pPr>
        <w:jc w:val="both"/>
        <w:rPr>
          <w:rFonts w:ascii="Arial" w:hAnsi="Arial" w:cs="Arial"/>
          <w:sz w:val="22"/>
          <w:szCs w:val="22"/>
          <w:lang w:val="en-GB"/>
        </w:rPr>
      </w:pPr>
    </w:p>
    <w:p w:rsidR="00962EEE" w:rsidRDefault="00962EEE" w:rsidP="00962EEE">
      <w:pPr>
        <w:jc w:val="both"/>
        <w:rPr>
          <w:rFonts w:ascii="Arial" w:hAnsi="Arial" w:cs="Arial"/>
          <w:sz w:val="22"/>
          <w:szCs w:val="22"/>
          <w:lang w:val="en-GB"/>
        </w:rPr>
      </w:pPr>
    </w:p>
    <w:tbl>
      <w:tblPr>
        <w:tblW w:w="0" w:type="auto"/>
        <w:tblInd w:w="5868" w:type="dxa"/>
        <w:tblLook w:val="0000" w:firstRow="0" w:lastRow="0" w:firstColumn="0" w:lastColumn="0" w:noHBand="0" w:noVBand="0"/>
      </w:tblPr>
      <w:tblGrid>
        <w:gridCol w:w="3600"/>
      </w:tblGrid>
      <w:tr w:rsidR="00962EEE" w:rsidRPr="004209A3">
        <w:tblPrEx>
          <w:tblCellMar>
            <w:top w:w="0" w:type="dxa"/>
            <w:bottom w:w="0" w:type="dxa"/>
          </w:tblCellMar>
        </w:tblPrEx>
        <w:tc>
          <w:tcPr>
            <w:tcW w:w="3600" w:type="dxa"/>
          </w:tcPr>
          <w:p w:rsidR="00962EEE" w:rsidRPr="004209A3" w:rsidRDefault="00962EEE" w:rsidP="006C6F1F">
            <w:pPr>
              <w:jc w:val="both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962EEE" w:rsidRPr="004209A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vAlign w:val="center"/>
          </w:tcPr>
          <w:p w:rsidR="00962EEE" w:rsidRPr="00962EEE" w:rsidRDefault="00962EEE" w:rsidP="006C6F1F">
            <w:pPr>
              <w:jc w:val="center"/>
              <w:rPr>
                <w:rFonts w:ascii="Arial" w:hAnsi="Arial" w:cs="Arial"/>
                <w:b/>
                <w:szCs w:val="22"/>
                <w:lang w:val="en-GB"/>
              </w:rPr>
            </w:pPr>
            <w:r w:rsidRPr="00962EEE">
              <w:rPr>
                <w:rFonts w:ascii="Arial" w:hAnsi="Arial" w:cs="Arial"/>
                <w:b/>
                <w:szCs w:val="22"/>
                <w:lang w:val="en-GB"/>
              </w:rPr>
              <w:t>Signature of the Applicant</w:t>
            </w:r>
          </w:p>
        </w:tc>
      </w:tr>
      <w:tr w:rsidR="00962EEE" w:rsidRPr="004209A3">
        <w:tblPrEx>
          <w:tblCellMar>
            <w:top w:w="0" w:type="dxa"/>
            <w:bottom w:w="0" w:type="dxa"/>
          </w:tblCellMar>
        </w:tblPrEx>
        <w:trPr>
          <w:cantSplit/>
          <w:trHeight w:val="60"/>
        </w:trPr>
        <w:tc>
          <w:tcPr>
            <w:tcW w:w="3600" w:type="dxa"/>
            <w:vAlign w:val="center"/>
          </w:tcPr>
          <w:p w:rsidR="00962EEE" w:rsidRPr="00962EEE" w:rsidRDefault="00962EEE" w:rsidP="00066123">
            <w:pPr>
              <w:jc w:val="center"/>
              <w:rPr>
                <w:rFonts w:ascii="Arial" w:hAnsi="Arial" w:cs="Arial"/>
                <w:szCs w:val="22"/>
                <w:lang w:val="en-GB"/>
              </w:rPr>
            </w:pPr>
          </w:p>
        </w:tc>
      </w:tr>
      <w:bookmarkEnd w:id="2"/>
      <w:bookmarkEnd w:id="6"/>
    </w:tbl>
    <w:p w:rsidR="0055245B" w:rsidRDefault="0055245B" w:rsidP="001D0024">
      <w:pPr>
        <w:rPr>
          <w:lang w:val="en-GB"/>
        </w:rPr>
      </w:pPr>
    </w:p>
    <w:p w:rsidR="0055245B" w:rsidRDefault="0055245B" w:rsidP="00BA1EAD">
      <w:pPr>
        <w:tabs>
          <w:tab w:val="num" w:pos="360"/>
        </w:tabs>
        <w:rPr>
          <w:lang w:val="en-GB"/>
        </w:rPr>
      </w:pPr>
    </w:p>
    <w:p w:rsidR="008506A7" w:rsidRDefault="008506A7" w:rsidP="008506A7"/>
    <w:p w:rsidR="00E26591" w:rsidRDefault="00E26591" w:rsidP="00E26591">
      <w:pPr>
        <w:jc w:val="center"/>
        <w:rPr>
          <w:rFonts w:ascii="Arial" w:hAnsi="Arial" w:cs="Arial"/>
          <w:b/>
          <w:lang w:val="en-GB"/>
        </w:rPr>
      </w:pPr>
      <w:bookmarkStart w:id="13" w:name="illit"/>
    </w:p>
    <w:p w:rsidR="00E26591" w:rsidRPr="00973A5D" w:rsidRDefault="00E26591" w:rsidP="00E26591">
      <w:pPr>
        <w:jc w:val="center"/>
        <w:rPr>
          <w:rFonts w:ascii="Arial" w:hAnsi="Arial" w:cs="Arial"/>
          <w:b/>
          <w:lang w:val="en-GB"/>
        </w:rPr>
      </w:pPr>
      <w:r w:rsidRPr="00973A5D">
        <w:rPr>
          <w:rFonts w:ascii="Arial" w:hAnsi="Arial" w:cs="Arial"/>
          <w:b/>
          <w:lang w:val="en-GB"/>
        </w:rPr>
        <w:t>[Enter here the name and address of the Procuring Entity]</w:t>
      </w:r>
    </w:p>
    <w:p w:rsidR="00E26591" w:rsidRDefault="00E26591" w:rsidP="00E26591">
      <w:pPr>
        <w:pStyle w:val="Heading1"/>
        <w:keepLines/>
        <w:tabs>
          <w:tab w:val="left" w:pos="702"/>
        </w:tabs>
        <w:suppressAutoHyphens w:val="0"/>
        <w:ind w:right="-432"/>
        <w:jc w:val="left"/>
        <w:rPr>
          <w:b w:val="0"/>
          <w:sz w:val="22"/>
          <w:szCs w:val="22"/>
          <w:lang w:val="en-GB"/>
        </w:rPr>
      </w:pPr>
    </w:p>
    <w:p w:rsidR="00E26591" w:rsidRPr="00940B5B" w:rsidRDefault="00E26591" w:rsidP="00E26591">
      <w:pPr>
        <w:pStyle w:val="Heading1"/>
        <w:keepLines/>
        <w:tabs>
          <w:tab w:val="left" w:pos="702"/>
        </w:tabs>
        <w:suppressAutoHyphens w:val="0"/>
        <w:ind w:right="-432"/>
        <w:jc w:val="left"/>
        <w:rPr>
          <w:i/>
          <w:sz w:val="16"/>
          <w:szCs w:val="22"/>
          <w:u w:val="single"/>
          <w:lang w:val="en-GB"/>
        </w:rPr>
      </w:pPr>
      <w:r>
        <w:rPr>
          <w:b w:val="0"/>
          <w:sz w:val="22"/>
          <w:szCs w:val="22"/>
          <w:lang w:val="en-GB"/>
        </w:rPr>
        <w:tab/>
      </w:r>
      <w:r>
        <w:rPr>
          <w:b w:val="0"/>
          <w:sz w:val="22"/>
          <w:szCs w:val="22"/>
          <w:lang w:val="en-GB"/>
        </w:rPr>
        <w:tab/>
      </w:r>
      <w:r>
        <w:rPr>
          <w:b w:val="0"/>
          <w:sz w:val="22"/>
          <w:szCs w:val="22"/>
          <w:lang w:val="en-GB"/>
        </w:rPr>
        <w:tab/>
      </w:r>
      <w:r>
        <w:rPr>
          <w:b w:val="0"/>
          <w:sz w:val="22"/>
          <w:szCs w:val="22"/>
          <w:lang w:val="en-GB"/>
        </w:rPr>
        <w:tab/>
      </w:r>
      <w:r>
        <w:rPr>
          <w:b w:val="0"/>
          <w:sz w:val="22"/>
          <w:szCs w:val="22"/>
          <w:lang w:val="en-GB"/>
        </w:rPr>
        <w:tab/>
      </w:r>
      <w:r>
        <w:rPr>
          <w:b w:val="0"/>
          <w:sz w:val="22"/>
          <w:szCs w:val="22"/>
          <w:lang w:val="en-GB"/>
        </w:rPr>
        <w:tab/>
      </w:r>
      <w:r>
        <w:rPr>
          <w:b w:val="0"/>
          <w:sz w:val="22"/>
          <w:szCs w:val="22"/>
          <w:lang w:val="en-GB"/>
        </w:rPr>
        <w:tab/>
      </w:r>
      <w:r w:rsidRPr="00940B5B">
        <w:rPr>
          <w:i/>
          <w:sz w:val="16"/>
          <w:szCs w:val="22"/>
          <w:u w:val="single"/>
          <w:lang w:val="en-GB"/>
        </w:rPr>
        <w:t>FOR ENLISTMENT</w:t>
      </w:r>
      <w:r>
        <w:rPr>
          <w:i/>
          <w:sz w:val="16"/>
          <w:szCs w:val="22"/>
          <w:u w:val="single"/>
          <w:lang w:val="en-GB"/>
        </w:rPr>
        <w:t>/RENEWAL OF ENLISTMENT</w:t>
      </w:r>
    </w:p>
    <w:p w:rsidR="00E26591" w:rsidRDefault="00E26591" w:rsidP="00E26591">
      <w:pPr>
        <w:pStyle w:val="Heading1"/>
        <w:keepLines/>
        <w:tabs>
          <w:tab w:val="left" w:pos="702"/>
        </w:tabs>
        <w:suppressAutoHyphens w:val="0"/>
        <w:ind w:right="-432"/>
        <w:jc w:val="left"/>
        <w:rPr>
          <w:b w:val="0"/>
          <w:sz w:val="22"/>
          <w:szCs w:val="22"/>
          <w:lang w:val="en-GB"/>
        </w:rPr>
      </w:pPr>
    </w:p>
    <w:p w:rsidR="00E26591" w:rsidRPr="00640BE4" w:rsidRDefault="00E26591" w:rsidP="00E26591">
      <w:pPr>
        <w:pStyle w:val="Heading4"/>
        <w:jc w:val="center"/>
        <w:rPr>
          <w:rFonts w:ascii="Arial" w:hAnsi="Arial" w:cs="Arial"/>
          <w:bCs w:val="0"/>
          <w:sz w:val="40"/>
          <w:szCs w:val="40"/>
          <w:lang w:val="en-GB"/>
        </w:rPr>
      </w:pPr>
      <w:r>
        <w:rPr>
          <w:rFonts w:ascii="Arial" w:hAnsi="Arial" w:cs="Arial"/>
          <w:bCs w:val="0"/>
          <w:sz w:val="40"/>
          <w:szCs w:val="40"/>
          <w:lang w:val="en-GB"/>
        </w:rPr>
        <w:t>Application</w:t>
      </w:r>
      <w:r w:rsidRPr="00640BE4">
        <w:rPr>
          <w:rFonts w:ascii="Arial" w:hAnsi="Arial" w:cs="Arial"/>
          <w:bCs w:val="0"/>
          <w:sz w:val="40"/>
          <w:szCs w:val="40"/>
          <w:lang w:val="en-GB"/>
        </w:rPr>
        <w:t xml:space="preserve"> </w:t>
      </w:r>
    </w:p>
    <w:p w:rsidR="00E26591" w:rsidRDefault="00E26591" w:rsidP="00E26591">
      <w:pPr>
        <w:jc w:val="center"/>
        <w:rPr>
          <w:rFonts w:ascii="Arial" w:hAnsi="Arial" w:cs="Arial"/>
          <w:i/>
          <w:iCs/>
          <w:sz w:val="20"/>
          <w:szCs w:val="20"/>
          <w:lang w:val="en-GB"/>
        </w:rPr>
      </w:pPr>
    </w:p>
    <w:p w:rsidR="00E26591" w:rsidRDefault="00E26591" w:rsidP="00E26591">
      <w:pPr>
        <w:jc w:val="center"/>
        <w:rPr>
          <w:rFonts w:ascii="Arial" w:hAnsi="Arial" w:cs="Arial"/>
          <w:i/>
          <w:iCs/>
          <w:sz w:val="20"/>
          <w:szCs w:val="20"/>
          <w:lang w:val="en-GB"/>
        </w:rPr>
      </w:pPr>
    </w:p>
    <w:p w:rsidR="00E26591" w:rsidRPr="000532E6" w:rsidRDefault="00E26591" w:rsidP="00E26591">
      <w:pPr>
        <w:jc w:val="center"/>
        <w:rPr>
          <w:rFonts w:ascii="Arial" w:hAnsi="Arial" w:cs="Arial"/>
          <w:i/>
          <w:iCs/>
          <w:sz w:val="20"/>
          <w:szCs w:val="20"/>
          <w:lang w:val="en-GB"/>
        </w:rPr>
      </w:pPr>
      <w:r w:rsidRPr="000532E6">
        <w:rPr>
          <w:rFonts w:ascii="Arial" w:hAnsi="Arial" w:cs="Arial"/>
          <w:i/>
          <w:iCs/>
          <w:sz w:val="20"/>
          <w:szCs w:val="20"/>
          <w:lang w:val="en-GB"/>
        </w:rPr>
        <w:t xml:space="preserve">[This </w:t>
      </w:r>
      <w:r>
        <w:rPr>
          <w:rFonts w:ascii="Arial" w:hAnsi="Arial" w:cs="Arial"/>
          <w:i/>
          <w:iCs/>
          <w:sz w:val="20"/>
          <w:szCs w:val="20"/>
          <w:lang w:val="en-GB"/>
        </w:rPr>
        <w:t>Form</w:t>
      </w:r>
      <w:r w:rsidRPr="000532E6">
        <w:rPr>
          <w:rFonts w:ascii="Arial" w:hAnsi="Arial" w:cs="Arial"/>
          <w:i/>
          <w:iCs/>
          <w:sz w:val="20"/>
          <w:szCs w:val="20"/>
          <w:lang w:val="en-GB"/>
        </w:rPr>
        <w:t xml:space="preserve"> should be completed and signed by </w:t>
      </w:r>
      <w:r>
        <w:rPr>
          <w:rFonts w:ascii="Arial" w:hAnsi="Arial" w:cs="Arial"/>
          <w:i/>
          <w:iCs/>
          <w:sz w:val="20"/>
          <w:szCs w:val="20"/>
          <w:lang w:val="en-GB"/>
        </w:rPr>
        <w:t>Applicant ]</w:t>
      </w:r>
    </w:p>
    <w:p w:rsidR="00E26591" w:rsidRDefault="00E26591" w:rsidP="00E26591">
      <w:pPr>
        <w:jc w:val="both"/>
        <w:rPr>
          <w:rFonts w:ascii="Arial" w:hAnsi="Arial" w:cs="Arial"/>
          <w:sz w:val="22"/>
          <w:szCs w:val="22"/>
          <w:lang w:val="en-GB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0"/>
      </w:tblGrid>
      <w:tr w:rsidR="00E26591" w:rsidRPr="009E46BF" w:rsidTr="002C3BE8">
        <w:tc>
          <w:tcPr>
            <w:tcW w:w="9540" w:type="dxa"/>
            <w:shd w:val="clear" w:color="auto" w:fill="auto"/>
          </w:tcPr>
          <w:p w:rsidR="00E26591" w:rsidRPr="009E46BF" w:rsidRDefault="00E26591" w:rsidP="002C3BE8">
            <w:pPr>
              <w:tabs>
                <w:tab w:val="right" w:pos="5784"/>
              </w:tabs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973A5D">
              <w:rPr>
                <w:rFonts w:ascii="Arial" w:hAnsi="Arial" w:cs="Arial"/>
                <w:b/>
                <w:sz w:val="21"/>
                <w:szCs w:val="21"/>
              </w:rPr>
              <w:t>To:</w:t>
            </w:r>
            <w:r w:rsidRPr="009E46BF">
              <w:rPr>
                <w:rFonts w:ascii="Arial" w:hAnsi="Arial" w:cs="Arial"/>
                <w:sz w:val="21"/>
                <w:szCs w:val="21"/>
              </w:rPr>
              <w:t xml:space="preserve">      </w:t>
            </w:r>
            <w:r w:rsidRPr="009E46BF">
              <w:rPr>
                <w:rFonts w:ascii="Arial" w:hAnsi="Arial" w:cs="Arial"/>
                <w:sz w:val="21"/>
                <w:szCs w:val="21"/>
              </w:rPr>
              <w:tab/>
              <w:t xml:space="preserve">       </w:t>
            </w:r>
            <w:r>
              <w:rPr>
                <w:rFonts w:ascii="Arial" w:hAnsi="Arial" w:cs="Arial"/>
                <w:sz w:val="21"/>
                <w:szCs w:val="21"/>
              </w:rPr>
              <w:t xml:space="preserve">                  </w:t>
            </w:r>
            <w:r w:rsidRPr="009E46BF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Pr="00973A5D">
              <w:rPr>
                <w:rFonts w:ascii="Arial" w:hAnsi="Arial" w:cs="Arial"/>
                <w:b/>
                <w:sz w:val="21"/>
                <w:szCs w:val="21"/>
              </w:rPr>
              <w:t xml:space="preserve">Date </w:t>
            </w:r>
            <w:r w:rsidRPr="009E46BF">
              <w:rPr>
                <w:rFonts w:ascii="Arial" w:hAnsi="Arial" w:cs="Arial"/>
                <w:sz w:val="21"/>
                <w:szCs w:val="21"/>
              </w:rPr>
              <w:t>:</w:t>
            </w:r>
            <w:r>
              <w:rPr>
                <w:rFonts w:ascii="Arial" w:hAnsi="Arial" w:cs="Arial"/>
                <w:sz w:val="21"/>
                <w:szCs w:val="21"/>
              </w:rPr>
              <w:t xml:space="preserve">  </w:t>
            </w:r>
          </w:p>
          <w:p w:rsidR="00E26591" w:rsidRDefault="00E26591" w:rsidP="002C3BE8">
            <w:pPr>
              <w:spacing w:before="120" w:after="120"/>
              <w:rPr>
                <w:rFonts w:ascii="Arial" w:hAnsi="Arial" w:cs="Arial"/>
                <w:i/>
                <w:iCs/>
                <w:sz w:val="21"/>
                <w:szCs w:val="21"/>
              </w:rPr>
            </w:pPr>
            <w:r w:rsidRPr="009E46BF">
              <w:rPr>
                <w:rFonts w:ascii="Arial" w:hAnsi="Arial" w:cs="Arial"/>
                <w:i/>
                <w:iCs/>
                <w:sz w:val="21"/>
                <w:szCs w:val="21"/>
              </w:rPr>
              <w:t xml:space="preserve"> [Name and address of Procuring Entity]</w:t>
            </w:r>
          </w:p>
          <w:p w:rsidR="00E26591" w:rsidRDefault="00E26591" w:rsidP="002C3BE8">
            <w:pPr>
              <w:spacing w:before="120" w:after="120"/>
              <w:rPr>
                <w:rFonts w:ascii="Arial" w:hAnsi="Arial" w:cs="Arial"/>
                <w:i/>
                <w:iCs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sz w:val="21"/>
                <w:szCs w:val="21"/>
              </w:rPr>
              <w:t>…………………………………………………</w:t>
            </w:r>
          </w:p>
          <w:p w:rsidR="00E26591" w:rsidRDefault="00E26591" w:rsidP="002C3BE8">
            <w:pPr>
              <w:spacing w:before="120" w:after="120"/>
              <w:rPr>
                <w:rFonts w:ascii="Arial" w:hAnsi="Arial" w:cs="Arial"/>
                <w:i/>
                <w:iCs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sz w:val="21"/>
                <w:szCs w:val="21"/>
              </w:rPr>
              <w:t>………………………………………………….</w:t>
            </w:r>
          </w:p>
          <w:p w:rsidR="00E26591" w:rsidRDefault="00E26591" w:rsidP="002C3BE8">
            <w:pPr>
              <w:spacing w:before="120" w:after="120"/>
              <w:rPr>
                <w:rFonts w:ascii="Arial" w:hAnsi="Arial" w:cs="Arial"/>
                <w:i/>
                <w:iCs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sz w:val="21"/>
                <w:szCs w:val="21"/>
              </w:rPr>
              <w:t>…………………………………………………..</w:t>
            </w:r>
          </w:p>
          <w:p w:rsidR="00E26591" w:rsidRDefault="00E26591" w:rsidP="002C3BE8">
            <w:pPr>
              <w:spacing w:before="120" w:after="120"/>
              <w:rPr>
                <w:rFonts w:ascii="Arial" w:hAnsi="Arial" w:cs="Arial"/>
                <w:i/>
                <w:iCs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sz w:val="21"/>
                <w:szCs w:val="21"/>
              </w:rPr>
              <w:t>…………………………………………………</w:t>
            </w:r>
          </w:p>
          <w:p w:rsidR="00E26591" w:rsidRPr="009E46BF" w:rsidRDefault="00E26591" w:rsidP="002C3BE8">
            <w:pPr>
              <w:spacing w:before="120" w:after="120"/>
              <w:rPr>
                <w:rFonts w:ascii="Arial" w:hAnsi="Arial" w:cs="Arial"/>
                <w:i/>
                <w:iCs/>
                <w:sz w:val="21"/>
                <w:szCs w:val="21"/>
              </w:rPr>
            </w:pPr>
          </w:p>
        </w:tc>
      </w:tr>
      <w:tr w:rsidR="00E26591" w:rsidRPr="009E46BF" w:rsidTr="002C3BE8">
        <w:tc>
          <w:tcPr>
            <w:tcW w:w="9540" w:type="dxa"/>
            <w:shd w:val="clear" w:color="auto" w:fill="auto"/>
          </w:tcPr>
          <w:p w:rsidR="00E26591" w:rsidRPr="009E46BF" w:rsidRDefault="00E26591" w:rsidP="002C3BE8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 w:rsidRPr="009E46BF">
              <w:rPr>
                <w:rFonts w:ascii="Arial" w:hAnsi="Arial" w:cs="Arial"/>
                <w:sz w:val="21"/>
                <w:szCs w:val="21"/>
              </w:rPr>
              <w:t xml:space="preserve">Invitation for </w:t>
            </w:r>
            <w:r>
              <w:rPr>
                <w:rFonts w:ascii="Arial" w:hAnsi="Arial" w:cs="Arial"/>
                <w:sz w:val="21"/>
                <w:szCs w:val="21"/>
              </w:rPr>
              <w:t>Enlistment</w:t>
            </w:r>
            <w:r w:rsidRPr="009E46BF">
              <w:rPr>
                <w:rFonts w:ascii="Arial" w:hAnsi="Arial" w:cs="Arial"/>
                <w:sz w:val="21"/>
                <w:szCs w:val="21"/>
              </w:rPr>
              <w:t xml:space="preserve"> No</w:t>
            </w:r>
            <w:r>
              <w:rPr>
                <w:rFonts w:ascii="Arial" w:hAnsi="Arial" w:cs="Arial"/>
                <w:sz w:val="21"/>
                <w:szCs w:val="21"/>
              </w:rPr>
              <w:t xml:space="preserve">: </w:t>
            </w:r>
            <w:r w:rsidRPr="009E46BF">
              <w:rPr>
                <w:rFonts w:ascii="Arial" w:hAnsi="Arial" w:cs="Arial"/>
                <w:sz w:val="21"/>
                <w:szCs w:val="21"/>
              </w:rPr>
              <w:t>…</w:t>
            </w:r>
            <w:r>
              <w:rPr>
                <w:rFonts w:ascii="Arial" w:hAnsi="Arial" w:cs="Arial"/>
                <w:sz w:val="21"/>
                <w:szCs w:val="21"/>
              </w:rPr>
              <w:t>…………………………………………………….</w:t>
            </w:r>
            <w:r w:rsidRPr="009E46BF">
              <w:rPr>
                <w:rFonts w:ascii="Arial" w:hAnsi="Arial" w:cs="Arial"/>
                <w:sz w:val="21"/>
                <w:szCs w:val="21"/>
              </w:rPr>
              <w:t xml:space="preserve">                           </w:t>
            </w:r>
          </w:p>
        </w:tc>
      </w:tr>
      <w:tr w:rsidR="00E26591" w:rsidRPr="009E46BF" w:rsidTr="002C3BE8">
        <w:tc>
          <w:tcPr>
            <w:tcW w:w="9540" w:type="dxa"/>
            <w:shd w:val="clear" w:color="auto" w:fill="auto"/>
          </w:tcPr>
          <w:p w:rsidR="00E26591" w:rsidRPr="009E46BF" w:rsidRDefault="00E26591" w:rsidP="002C3BE8">
            <w:pPr>
              <w:spacing w:before="120" w:after="120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 xml:space="preserve">Application Type:     </w:t>
            </w:r>
            <w:r w:rsidRPr="008A6CD9">
              <w:rPr>
                <w:rFonts w:ascii="Arial" w:hAnsi="Arial" w:cs="Arial"/>
                <w:b/>
                <w:sz w:val="30"/>
                <w:lang w:val="en-GB"/>
              </w:rPr>
              <w:t>□</w:t>
            </w:r>
            <w:r w:rsidRPr="008A6CD9">
              <w:rPr>
                <w:rFonts w:ascii="Arial" w:hAnsi="Arial" w:cs="Arial"/>
                <w:sz w:val="30"/>
                <w:lang w:val="en-GB"/>
              </w:rPr>
              <w:t xml:space="preserve"> 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 w:rsidRPr="00270137">
              <w:rPr>
                <w:rFonts w:ascii="Arial" w:hAnsi="Arial" w:cs="Arial"/>
                <w:sz w:val="20"/>
                <w:lang w:val="en-GB"/>
              </w:rPr>
              <w:t xml:space="preserve">First Time Application  </w:t>
            </w:r>
            <w:r>
              <w:rPr>
                <w:rFonts w:ascii="Arial" w:hAnsi="Arial" w:cs="Arial"/>
                <w:sz w:val="20"/>
                <w:lang w:val="en-GB"/>
              </w:rPr>
              <w:t xml:space="preserve">      </w:t>
            </w:r>
            <w:r w:rsidRPr="008A6CD9">
              <w:rPr>
                <w:rFonts w:ascii="Arial" w:hAnsi="Arial" w:cs="Arial"/>
                <w:b/>
                <w:sz w:val="34"/>
                <w:lang w:val="en-GB"/>
              </w:rPr>
              <w:t>□</w:t>
            </w:r>
            <w:r>
              <w:rPr>
                <w:rFonts w:ascii="Arial" w:hAnsi="Arial" w:cs="Arial"/>
                <w:lang w:val="en-GB"/>
              </w:rPr>
              <w:t xml:space="preserve">  </w:t>
            </w:r>
            <w:r>
              <w:rPr>
                <w:rFonts w:ascii="Arial" w:hAnsi="Arial" w:cs="Arial"/>
                <w:sz w:val="20"/>
                <w:lang w:val="en-GB"/>
              </w:rPr>
              <w:t>Renewal</w:t>
            </w:r>
            <w:r w:rsidRPr="00270137">
              <w:rPr>
                <w:rFonts w:ascii="Arial" w:hAnsi="Arial" w:cs="Arial"/>
                <w:sz w:val="20"/>
                <w:lang w:val="en-GB"/>
              </w:rPr>
              <w:t xml:space="preserve"> Application  </w:t>
            </w:r>
            <w:r>
              <w:rPr>
                <w:rFonts w:ascii="Arial" w:hAnsi="Arial" w:cs="Arial"/>
                <w:sz w:val="20"/>
                <w:lang w:val="en-GB"/>
              </w:rPr>
              <w:t xml:space="preserve">     </w:t>
            </w:r>
            <w:r w:rsidRPr="008A6CD9">
              <w:rPr>
                <w:rFonts w:ascii="Arial" w:hAnsi="Arial" w:cs="Arial"/>
                <w:b/>
                <w:i/>
                <w:sz w:val="16"/>
                <w:lang w:val="en-GB"/>
              </w:rPr>
              <w:t xml:space="preserve">[USE  </w:t>
            </w:r>
            <w:r w:rsidRPr="008A6CD9">
              <w:rPr>
                <w:rFonts w:ascii="Arial" w:hAnsi="Arial" w:cs="Arial"/>
                <w:b/>
                <w:i/>
                <w:sz w:val="16"/>
                <w:lang w:val="en-GB"/>
              </w:rPr>
              <w:sym w:font="Symbol" w:char="F0D6"/>
            </w:r>
            <w:r w:rsidRPr="008A6CD9">
              <w:rPr>
                <w:rFonts w:ascii="Arial" w:hAnsi="Arial" w:cs="Arial"/>
                <w:b/>
                <w:i/>
                <w:sz w:val="16"/>
                <w:lang w:val="en-GB"/>
              </w:rPr>
              <w:t xml:space="preserve">  MARKS]</w:t>
            </w:r>
          </w:p>
        </w:tc>
      </w:tr>
    </w:tbl>
    <w:p w:rsidR="00E26591" w:rsidRDefault="00E26591" w:rsidP="00E26591">
      <w:pPr>
        <w:jc w:val="both"/>
        <w:rPr>
          <w:rFonts w:ascii="Arial" w:hAnsi="Arial" w:cs="Arial"/>
          <w:sz w:val="21"/>
          <w:lang w:val="en-GB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545"/>
        <w:gridCol w:w="2654"/>
        <w:gridCol w:w="43"/>
        <w:gridCol w:w="5400"/>
      </w:tblGrid>
      <w:tr w:rsidR="00E26591" w:rsidRPr="00545F3F" w:rsidTr="002C3BE8">
        <w:tc>
          <w:tcPr>
            <w:tcW w:w="9540" w:type="dxa"/>
            <w:gridSpan w:val="5"/>
            <w:shd w:val="clear" w:color="auto" w:fill="auto"/>
          </w:tcPr>
          <w:p w:rsidR="00E26591" w:rsidRPr="00545F3F" w:rsidRDefault="00E26591" w:rsidP="002C3BE8">
            <w:pPr>
              <w:spacing w:before="60" w:after="60"/>
              <w:rPr>
                <w:rFonts w:ascii="Arial" w:hAnsi="Arial" w:cs="Arial"/>
                <w:b/>
                <w:i/>
                <w:iCs/>
                <w:sz w:val="20"/>
                <w:lang w:val="en-GB"/>
              </w:rPr>
            </w:pPr>
            <w:r w:rsidRPr="00545F3F">
              <w:rPr>
                <w:rFonts w:ascii="Arial" w:hAnsi="Arial" w:cs="Arial"/>
                <w:b/>
                <w:sz w:val="20"/>
                <w:lang w:val="en-GB"/>
              </w:rPr>
              <w:t>1.</w:t>
            </w:r>
            <w:r w:rsidRPr="00545F3F">
              <w:rPr>
                <w:rFonts w:ascii="Arial" w:hAnsi="Arial" w:cs="Arial"/>
                <w:b/>
                <w:sz w:val="20"/>
                <w:lang w:val="en-GB"/>
              </w:rPr>
              <w:tab/>
              <w:t>Information of the Applicant</w:t>
            </w:r>
          </w:p>
        </w:tc>
      </w:tr>
      <w:tr w:rsidR="00E26591" w:rsidRPr="000532E6" w:rsidTr="002C3BE8">
        <w:tc>
          <w:tcPr>
            <w:tcW w:w="898" w:type="dxa"/>
            <w:shd w:val="clear" w:color="auto" w:fill="auto"/>
          </w:tcPr>
          <w:p w:rsidR="00E26591" w:rsidRPr="000532E6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 w:rsidRPr="000532E6">
              <w:rPr>
                <w:rFonts w:ascii="Arial" w:hAnsi="Arial" w:cs="Arial"/>
                <w:sz w:val="20"/>
                <w:lang w:val="en-GB"/>
              </w:rPr>
              <w:t>1.</w:t>
            </w:r>
            <w:r>
              <w:rPr>
                <w:rFonts w:ascii="Arial" w:hAnsi="Arial" w:cs="Arial"/>
                <w:sz w:val="20"/>
                <w:lang w:val="en-GB"/>
              </w:rPr>
              <w:t>1</w:t>
            </w:r>
          </w:p>
        </w:tc>
        <w:tc>
          <w:tcPr>
            <w:tcW w:w="3199" w:type="dxa"/>
            <w:gridSpan w:val="2"/>
            <w:shd w:val="clear" w:color="auto" w:fill="auto"/>
          </w:tcPr>
          <w:p w:rsidR="00E26591" w:rsidRPr="000532E6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Applicant’s legal Name:</w:t>
            </w:r>
          </w:p>
        </w:tc>
        <w:tc>
          <w:tcPr>
            <w:tcW w:w="5443" w:type="dxa"/>
            <w:gridSpan w:val="2"/>
            <w:shd w:val="clear" w:color="auto" w:fill="auto"/>
          </w:tcPr>
          <w:p w:rsidR="00E26591" w:rsidRPr="000532E6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</w:p>
        </w:tc>
      </w:tr>
      <w:tr w:rsidR="00E26591" w:rsidRPr="000532E6" w:rsidTr="002C3BE8">
        <w:trPr>
          <w:trHeight w:val="341"/>
        </w:trPr>
        <w:tc>
          <w:tcPr>
            <w:tcW w:w="898" w:type="dxa"/>
            <w:shd w:val="clear" w:color="auto" w:fill="auto"/>
          </w:tcPr>
          <w:p w:rsidR="00E26591" w:rsidRPr="000532E6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1.2</w:t>
            </w:r>
          </w:p>
        </w:tc>
        <w:tc>
          <w:tcPr>
            <w:tcW w:w="3199" w:type="dxa"/>
            <w:gridSpan w:val="2"/>
            <w:shd w:val="clear" w:color="auto" w:fill="auto"/>
          </w:tcPr>
          <w:p w:rsidR="00E26591" w:rsidRDefault="00E26591" w:rsidP="002C3BE8">
            <w:pPr>
              <w:pStyle w:val="Document1"/>
              <w:keepNext w:val="0"/>
              <w:keepLines w:val="0"/>
              <w:tabs>
                <w:tab w:val="clear" w:pos="-720"/>
              </w:tabs>
              <w:suppressAutoHyphens w:val="0"/>
              <w:overflowPunct/>
              <w:autoSpaceDE/>
              <w:autoSpaceDN/>
              <w:adjustRightInd/>
              <w:spacing w:before="60" w:after="60"/>
              <w:textAlignment w:val="auto"/>
              <w:rPr>
                <w:rFonts w:ascii="Arial" w:eastAsia="SimSun" w:hAnsi="Arial" w:cs="Arial"/>
                <w:szCs w:val="24"/>
                <w:lang w:val="en-GB"/>
              </w:rPr>
            </w:pPr>
            <w:r>
              <w:rPr>
                <w:rFonts w:ascii="Arial" w:eastAsia="SimSun" w:hAnsi="Arial" w:cs="Arial"/>
                <w:szCs w:val="24"/>
                <w:lang w:val="en-GB"/>
              </w:rPr>
              <w:t>Constitution of Applicant:</w:t>
            </w:r>
          </w:p>
          <w:p w:rsidR="00E26591" w:rsidRDefault="00E26591" w:rsidP="002C3BE8">
            <w:pPr>
              <w:rPr>
                <w:lang w:val="en-GB"/>
              </w:rPr>
            </w:pPr>
          </w:p>
          <w:p w:rsidR="00E26591" w:rsidRPr="00E340A9" w:rsidRDefault="00E26591" w:rsidP="002C3BE8">
            <w:pPr>
              <w:ind w:firstLine="720"/>
              <w:rPr>
                <w:lang w:val="en-GB"/>
              </w:rPr>
            </w:pPr>
            <w:r w:rsidRPr="008A6CD9">
              <w:rPr>
                <w:rFonts w:ascii="Arial" w:hAnsi="Arial" w:cs="Arial"/>
                <w:b/>
                <w:i/>
                <w:sz w:val="16"/>
                <w:lang w:val="en-GB"/>
              </w:rPr>
              <w:t xml:space="preserve">[USE  </w:t>
            </w:r>
            <w:r w:rsidRPr="008A6CD9">
              <w:rPr>
                <w:rFonts w:ascii="Arial" w:hAnsi="Arial" w:cs="Arial"/>
                <w:b/>
                <w:i/>
                <w:sz w:val="16"/>
                <w:lang w:val="en-GB"/>
              </w:rPr>
              <w:sym w:font="Symbol" w:char="F0D6"/>
            </w:r>
            <w:r w:rsidRPr="008A6CD9">
              <w:rPr>
                <w:rFonts w:ascii="Arial" w:hAnsi="Arial" w:cs="Arial"/>
                <w:b/>
                <w:i/>
                <w:sz w:val="16"/>
                <w:lang w:val="en-GB"/>
              </w:rPr>
              <w:t xml:space="preserve">  MARKS]</w:t>
            </w:r>
          </w:p>
        </w:tc>
        <w:tc>
          <w:tcPr>
            <w:tcW w:w="5443" w:type="dxa"/>
            <w:gridSpan w:val="2"/>
            <w:shd w:val="clear" w:color="auto" w:fill="auto"/>
          </w:tcPr>
          <w:p w:rsidR="00E26591" w:rsidRDefault="00E26591" w:rsidP="002C3BE8">
            <w:pPr>
              <w:rPr>
                <w:rFonts w:ascii="Arial" w:hAnsi="Arial" w:cs="Arial"/>
                <w:sz w:val="20"/>
                <w:lang w:val="en-GB"/>
              </w:rPr>
            </w:pPr>
            <w:r w:rsidRPr="00E340A9">
              <w:rPr>
                <w:rFonts w:ascii="Arial" w:hAnsi="Arial" w:cs="Arial"/>
                <w:sz w:val="28"/>
                <w:lang w:val="en-GB"/>
              </w:rPr>
              <w:t xml:space="preserve">□ 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rPr>
                <w:rFonts w:ascii="Arial" w:hAnsi="Arial" w:cs="Arial"/>
                <w:sz w:val="20"/>
                <w:lang w:val="en-GB"/>
              </w:rPr>
              <w:t>Proprietorship</w:t>
            </w:r>
          </w:p>
          <w:p w:rsidR="00E26591" w:rsidRPr="006D1ADF" w:rsidRDefault="00E26591" w:rsidP="002C3BE8">
            <w:pPr>
              <w:rPr>
                <w:rFonts w:ascii="Arial" w:hAnsi="Arial" w:cs="Arial"/>
                <w:sz w:val="20"/>
                <w:lang w:val="en-GB"/>
              </w:rPr>
            </w:pPr>
            <w:r w:rsidRPr="00E340A9">
              <w:rPr>
                <w:rFonts w:ascii="Arial" w:hAnsi="Arial" w:cs="Arial"/>
                <w:sz w:val="26"/>
                <w:lang w:val="en-GB"/>
              </w:rPr>
              <w:t xml:space="preserve">□  </w:t>
            </w:r>
            <w:r w:rsidRPr="006D1ADF">
              <w:rPr>
                <w:rFonts w:ascii="Arial" w:hAnsi="Arial" w:cs="Arial"/>
                <w:sz w:val="20"/>
                <w:lang w:val="en-GB"/>
              </w:rPr>
              <w:t>Partnership</w:t>
            </w:r>
          </w:p>
          <w:p w:rsidR="00E26591" w:rsidRDefault="00E26591" w:rsidP="002C3BE8">
            <w:pPr>
              <w:rPr>
                <w:rFonts w:ascii="Arial" w:hAnsi="Arial" w:cs="Arial"/>
                <w:sz w:val="20"/>
                <w:lang w:val="en-GB"/>
              </w:rPr>
            </w:pPr>
            <w:r w:rsidRPr="00E340A9">
              <w:rPr>
                <w:rFonts w:ascii="Arial" w:hAnsi="Arial" w:cs="Arial"/>
                <w:sz w:val="26"/>
                <w:lang w:val="en-GB"/>
              </w:rPr>
              <w:t xml:space="preserve">□ 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 w:rsidRPr="006D1ADF">
              <w:rPr>
                <w:rFonts w:ascii="Arial" w:hAnsi="Arial" w:cs="Arial"/>
                <w:sz w:val="20"/>
                <w:lang w:val="en-GB"/>
              </w:rPr>
              <w:t>Pvt. Ltd</w:t>
            </w:r>
            <w:r w:rsidRPr="00712822">
              <w:rPr>
                <w:rFonts w:ascii="Arial" w:hAnsi="Arial" w:cs="Arial"/>
                <w:sz w:val="22"/>
                <w:lang w:val="en-GB"/>
              </w:rPr>
              <w:t xml:space="preserve"> </w:t>
            </w:r>
          </w:p>
          <w:p w:rsidR="00E26591" w:rsidRPr="00905181" w:rsidRDefault="00E26591" w:rsidP="002C3BE8">
            <w:pPr>
              <w:rPr>
                <w:rFonts w:ascii="Arial" w:hAnsi="Arial" w:cs="Arial"/>
                <w:sz w:val="20"/>
                <w:lang w:val="en-GB"/>
              </w:rPr>
            </w:pPr>
          </w:p>
        </w:tc>
      </w:tr>
      <w:tr w:rsidR="00E26591" w:rsidRPr="000532E6" w:rsidTr="002C3BE8">
        <w:tc>
          <w:tcPr>
            <w:tcW w:w="898" w:type="dxa"/>
            <w:shd w:val="clear" w:color="auto" w:fill="auto"/>
          </w:tcPr>
          <w:p w:rsidR="00E26591" w:rsidRPr="000532E6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1.3</w:t>
            </w:r>
          </w:p>
        </w:tc>
        <w:tc>
          <w:tcPr>
            <w:tcW w:w="3199" w:type="dxa"/>
            <w:gridSpan w:val="2"/>
            <w:shd w:val="clear" w:color="auto" w:fill="auto"/>
          </w:tcPr>
          <w:p w:rsidR="00E26591" w:rsidRPr="000532E6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Date of Constitution :</w:t>
            </w:r>
          </w:p>
        </w:tc>
        <w:tc>
          <w:tcPr>
            <w:tcW w:w="5443" w:type="dxa"/>
            <w:gridSpan w:val="2"/>
            <w:shd w:val="clear" w:color="auto" w:fill="auto"/>
          </w:tcPr>
          <w:p w:rsidR="00E26591" w:rsidRPr="000532E6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</w:p>
        </w:tc>
      </w:tr>
      <w:tr w:rsidR="00E26591" w:rsidRPr="006F0D0B" w:rsidTr="002C3BE8">
        <w:trPr>
          <w:trHeight w:val="2138"/>
        </w:trPr>
        <w:tc>
          <w:tcPr>
            <w:tcW w:w="89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:rsidR="00E26591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1.4</w:t>
            </w:r>
          </w:p>
          <w:p w:rsidR="00E26591" w:rsidRPr="006D1ADF" w:rsidRDefault="00E26591" w:rsidP="002C3BE8">
            <w:pPr>
              <w:rPr>
                <w:rFonts w:ascii="Arial" w:hAnsi="Arial" w:cs="Arial"/>
                <w:sz w:val="20"/>
                <w:lang w:val="en-GB"/>
              </w:rPr>
            </w:pPr>
          </w:p>
          <w:p w:rsidR="00E26591" w:rsidRPr="006D1ADF" w:rsidRDefault="00E26591" w:rsidP="002C3BE8">
            <w:pPr>
              <w:rPr>
                <w:rFonts w:ascii="Arial" w:hAnsi="Arial" w:cs="Arial"/>
                <w:sz w:val="20"/>
                <w:lang w:val="en-GB"/>
              </w:rPr>
            </w:pPr>
          </w:p>
          <w:p w:rsidR="00E26591" w:rsidRPr="006D1ADF" w:rsidRDefault="00E26591" w:rsidP="002C3BE8">
            <w:pPr>
              <w:rPr>
                <w:rFonts w:ascii="Arial" w:hAnsi="Arial" w:cs="Arial"/>
                <w:sz w:val="20"/>
                <w:lang w:val="en-GB"/>
              </w:rPr>
            </w:pPr>
          </w:p>
          <w:p w:rsidR="00E26591" w:rsidRPr="006D1ADF" w:rsidRDefault="00E26591" w:rsidP="002C3BE8">
            <w:pPr>
              <w:rPr>
                <w:rFonts w:ascii="Arial" w:hAnsi="Arial" w:cs="Arial"/>
                <w:sz w:val="20"/>
                <w:lang w:val="en-GB"/>
              </w:rPr>
            </w:pPr>
          </w:p>
          <w:p w:rsidR="00E26591" w:rsidRPr="006D1ADF" w:rsidRDefault="00E26591" w:rsidP="002C3BE8">
            <w:pPr>
              <w:rPr>
                <w:rFonts w:ascii="Arial" w:hAnsi="Arial" w:cs="Arial"/>
                <w:sz w:val="20"/>
                <w:lang w:val="en-GB"/>
              </w:rPr>
            </w:pPr>
          </w:p>
          <w:p w:rsidR="00E26591" w:rsidRPr="006D1ADF" w:rsidRDefault="00E26591" w:rsidP="002C3BE8">
            <w:pPr>
              <w:rPr>
                <w:rFonts w:ascii="Arial" w:hAnsi="Arial" w:cs="Arial"/>
                <w:sz w:val="20"/>
                <w:lang w:val="en-GB"/>
              </w:rPr>
            </w:pPr>
          </w:p>
          <w:p w:rsidR="00E26591" w:rsidRPr="006D1ADF" w:rsidRDefault="00E26591" w:rsidP="002C3BE8">
            <w:pPr>
              <w:rPr>
                <w:rFonts w:ascii="Arial" w:hAnsi="Arial" w:cs="Arial"/>
                <w:sz w:val="20"/>
                <w:lang w:val="en-GB"/>
              </w:rPr>
            </w:pPr>
          </w:p>
          <w:p w:rsidR="00E26591" w:rsidRPr="006D1ADF" w:rsidRDefault="00E26591" w:rsidP="002C3BE8">
            <w:pPr>
              <w:tabs>
                <w:tab w:val="left" w:pos="620"/>
              </w:tabs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ab/>
            </w:r>
          </w:p>
        </w:tc>
        <w:tc>
          <w:tcPr>
            <w:tcW w:w="3199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:rsidR="00E26591" w:rsidRPr="000532E6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Business/Mailing Address :</w:t>
            </w:r>
          </w:p>
        </w:tc>
        <w:tc>
          <w:tcPr>
            <w:tcW w:w="5443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:rsidR="00E26591" w:rsidRDefault="00E26591" w:rsidP="002C3BE8">
            <w:pPr>
              <w:numPr>
                <w:ilvl w:val="0"/>
                <w:numId w:val="19"/>
              </w:num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Vill/Street:    ……………………………………….</w:t>
            </w:r>
          </w:p>
          <w:p w:rsidR="00E26591" w:rsidRDefault="00E26591" w:rsidP="002C3BE8">
            <w:pPr>
              <w:numPr>
                <w:ilvl w:val="0"/>
                <w:numId w:val="19"/>
              </w:num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P.O:           ………………………………………….</w:t>
            </w:r>
          </w:p>
          <w:p w:rsidR="00E26591" w:rsidRDefault="00E26591" w:rsidP="002C3BE8">
            <w:pPr>
              <w:numPr>
                <w:ilvl w:val="0"/>
                <w:numId w:val="19"/>
              </w:num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District/City: ……………………………………...</w:t>
            </w:r>
          </w:p>
          <w:p w:rsidR="00E26591" w:rsidRDefault="00E26591" w:rsidP="002C3BE8">
            <w:pPr>
              <w:numPr>
                <w:ilvl w:val="0"/>
                <w:numId w:val="19"/>
              </w:numPr>
              <w:spacing w:before="60" w:after="60"/>
              <w:rPr>
                <w:rFonts w:ascii="Arial" w:hAnsi="Arial" w:cs="Arial"/>
                <w:sz w:val="20"/>
                <w:lang w:val="fr-FR"/>
              </w:rPr>
            </w:pPr>
            <w:r w:rsidRPr="006D1ADF">
              <w:rPr>
                <w:rFonts w:ascii="Arial" w:hAnsi="Arial" w:cs="Arial"/>
                <w:sz w:val="20"/>
                <w:lang w:val="fr-FR"/>
              </w:rPr>
              <w:t>Post Code:</w:t>
            </w:r>
            <w:r>
              <w:rPr>
                <w:rFonts w:ascii="Arial" w:hAnsi="Arial" w:cs="Arial"/>
                <w:sz w:val="20"/>
                <w:lang w:val="fr-FR"/>
              </w:rPr>
              <w:t xml:space="preserve">   ……………………………………..</w:t>
            </w:r>
          </w:p>
          <w:p w:rsidR="00E26591" w:rsidRDefault="00E26591" w:rsidP="002C3BE8">
            <w:pPr>
              <w:numPr>
                <w:ilvl w:val="0"/>
                <w:numId w:val="19"/>
              </w:numPr>
              <w:spacing w:before="60" w:after="60"/>
              <w:rPr>
                <w:rFonts w:ascii="Arial" w:hAnsi="Arial" w:cs="Arial"/>
                <w:sz w:val="20"/>
                <w:lang w:val="fr-FR"/>
              </w:rPr>
            </w:pPr>
            <w:r w:rsidRPr="006D1ADF">
              <w:rPr>
                <w:rFonts w:ascii="Arial" w:hAnsi="Arial" w:cs="Arial"/>
                <w:sz w:val="20"/>
                <w:lang w:val="fr-FR"/>
              </w:rPr>
              <w:t>Telephone:</w:t>
            </w:r>
            <w:r>
              <w:rPr>
                <w:rFonts w:ascii="Arial" w:hAnsi="Arial" w:cs="Arial"/>
                <w:sz w:val="20"/>
                <w:lang w:val="fr-FR"/>
              </w:rPr>
              <w:t xml:space="preserve">   …………………………………….</w:t>
            </w:r>
          </w:p>
          <w:p w:rsidR="00E26591" w:rsidRDefault="00E26591" w:rsidP="002C3BE8">
            <w:pPr>
              <w:numPr>
                <w:ilvl w:val="0"/>
                <w:numId w:val="19"/>
              </w:numPr>
              <w:spacing w:before="60" w:after="60"/>
              <w:rPr>
                <w:rFonts w:ascii="Arial" w:hAnsi="Arial" w:cs="Arial"/>
                <w:sz w:val="20"/>
                <w:lang w:val="fr-FR"/>
              </w:rPr>
            </w:pPr>
            <w:r w:rsidRPr="006D1ADF">
              <w:rPr>
                <w:rFonts w:ascii="Arial" w:hAnsi="Arial" w:cs="Arial"/>
                <w:sz w:val="20"/>
                <w:lang w:val="fr-FR"/>
              </w:rPr>
              <w:t>Fax:</w:t>
            </w:r>
            <w:r>
              <w:rPr>
                <w:rFonts w:ascii="Arial" w:hAnsi="Arial" w:cs="Arial"/>
                <w:sz w:val="20"/>
                <w:lang w:val="fr-FR"/>
              </w:rPr>
              <w:t xml:space="preserve">             …………………………………….</w:t>
            </w:r>
          </w:p>
          <w:p w:rsidR="00E26591" w:rsidRPr="006F0D0B" w:rsidRDefault="00E26591" w:rsidP="002C3BE8">
            <w:pPr>
              <w:numPr>
                <w:ilvl w:val="0"/>
                <w:numId w:val="19"/>
              </w:numPr>
              <w:spacing w:before="60" w:after="60"/>
              <w:rPr>
                <w:rFonts w:ascii="Arial" w:hAnsi="Arial" w:cs="Arial"/>
                <w:sz w:val="20"/>
              </w:rPr>
            </w:pPr>
            <w:r w:rsidRPr="006F0D0B">
              <w:rPr>
                <w:rFonts w:ascii="Arial" w:hAnsi="Arial" w:cs="Arial"/>
                <w:sz w:val="20"/>
              </w:rPr>
              <w:t>E-Mail:</w:t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6F0D0B">
              <w:rPr>
                <w:rFonts w:ascii="Arial" w:hAnsi="Arial" w:cs="Arial"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 xml:space="preserve">        ……………………………………..</w:t>
            </w:r>
            <w:r w:rsidRPr="006F0D0B">
              <w:rPr>
                <w:rFonts w:ascii="Arial" w:hAnsi="Arial" w:cs="Arial"/>
                <w:sz w:val="20"/>
              </w:rPr>
              <w:t xml:space="preserve">    </w:t>
            </w:r>
          </w:p>
        </w:tc>
      </w:tr>
      <w:tr w:rsidR="00E26591" w:rsidRPr="000532E6" w:rsidTr="002C3BE8"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6591" w:rsidRPr="000532E6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 w:rsidRPr="000532E6">
              <w:rPr>
                <w:rFonts w:ascii="Arial" w:hAnsi="Arial" w:cs="Arial"/>
                <w:sz w:val="20"/>
                <w:lang w:val="en-GB"/>
              </w:rPr>
              <w:t>1.</w:t>
            </w:r>
            <w:r w:rsidR="00933023">
              <w:rPr>
                <w:rFonts w:ascii="Arial" w:hAnsi="Arial" w:cs="Arial"/>
                <w:sz w:val="20"/>
                <w:lang w:val="en-GB"/>
              </w:rPr>
              <w:t>5</w:t>
            </w:r>
          </w:p>
        </w:tc>
        <w:tc>
          <w:tcPr>
            <w:tcW w:w="31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6591" w:rsidRPr="000532E6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 w:rsidRPr="000532E6">
              <w:rPr>
                <w:rFonts w:ascii="Arial" w:hAnsi="Arial" w:cs="Arial"/>
                <w:sz w:val="20"/>
                <w:lang w:val="en-GB"/>
              </w:rPr>
              <w:t xml:space="preserve"> VAT</w:t>
            </w:r>
            <w:r>
              <w:rPr>
                <w:rFonts w:ascii="Arial" w:hAnsi="Arial" w:cs="Arial"/>
                <w:sz w:val="20"/>
                <w:lang w:val="en-GB"/>
              </w:rPr>
              <w:t xml:space="preserve">  Registration </w:t>
            </w:r>
            <w:r w:rsidRPr="000532E6">
              <w:rPr>
                <w:rFonts w:ascii="Arial" w:hAnsi="Arial" w:cs="Arial"/>
                <w:sz w:val="20"/>
                <w:lang w:val="en-GB"/>
              </w:rPr>
              <w:t>Number</w:t>
            </w:r>
            <w:r>
              <w:rPr>
                <w:rFonts w:ascii="Arial" w:hAnsi="Arial" w:cs="Arial"/>
                <w:sz w:val="20"/>
                <w:lang w:val="en-GB"/>
              </w:rPr>
              <w:t xml:space="preserve"> :</w:t>
            </w:r>
          </w:p>
        </w:tc>
        <w:tc>
          <w:tcPr>
            <w:tcW w:w="5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6591" w:rsidRPr="000532E6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</w:p>
        </w:tc>
      </w:tr>
      <w:tr w:rsidR="00E26591" w:rsidRPr="000532E6" w:rsidTr="002C3BE8"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6591" w:rsidRPr="000532E6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 w:rsidRPr="000532E6">
              <w:rPr>
                <w:rFonts w:ascii="Arial" w:hAnsi="Arial" w:cs="Arial"/>
                <w:sz w:val="20"/>
                <w:lang w:val="en-GB"/>
              </w:rPr>
              <w:t>1.</w:t>
            </w:r>
            <w:r w:rsidR="00933023">
              <w:rPr>
                <w:rFonts w:ascii="Arial" w:hAnsi="Arial" w:cs="Arial"/>
                <w:sz w:val="20"/>
                <w:lang w:val="en-GB"/>
              </w:rPr>
              <w:t>6</w:t>
            </w:r>
          </w:p>
        </w:tc>
        <w:tc>
          <w:tcPr>
            <w:tcW w:w="31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6591" w:rsidRPr="000532E6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 w:rsidRPr="000532E6">
              <w:rPr>
                <w:rFonts w:ascii="Arial" w:hAnsi="Arial" w:cs="Arial"/>
                <w:sz w:val="20"/>
                <w:lang w:val="en-GB"/>
              </w:rPr>
              <w:t xml:space="preserve"> </w:t>
            </w:r>
            <w:r>
              <w:rPr>
                <w:rFonts w:ascii="Arial" w:hAnsi="Arial" w:cs="Arial"/>
                <w:sz w:val="20"/>
                <w:lang w:val="en-GB"/>
              </w:rPr>
              <w:t>TIN  :</w:t>
            </w:r>
          </w:p>
        </w:tc>
        <w:tc>
          <w:tcPr>
            <w:tcW w:w="5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6591" w:rsidRPr="000532E6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</w:p>
        </w:tc>
      </w:tr>
      <w:tr w:rsidR="00E26591" w:rsidRPr="000532E6" w:rsidTr="002C3BE8"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6591" w:rsidRPr="000532E6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1.</w:t>
            </w:r>
            <w:r w:rsidR="00933023">
              <w:rPr>
                <w:rFonts w:ascii="Arial" w:hAnsi="Arial" w:cs="Arial"/>
                <w:sz w:val="20"/>
                <w:lang w:val="en-GB"/>
              </w:rPr>
              <w:t>7</w:t>
            </w:r>
          </w:p>
        </w:tc>
        <w:tc>
          <w:tcPr>
            <w:tcW w:w="31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6591" w:rsidRPr="000532E6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Personal Information of Proprietor/Managing Director/......</w:t>
            </w:r>
          </w:p>
        </w:tc>
        <w:tc>
          <w:tcPr>
            <w:tcW w:w="5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6591" w:rsidRDefault="00E26591" w:rsidP="002C3BE8">
            <w:pPr>
              <w:numPr>
                <w:ilvl w:val="0"/>
                <w:numId w:val="20"/>
              </w:num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Name: …………………………………….</w:t>
            </w:r>
          </w:p>
          <w:p w:rsidR="00E26591" w:rsidRPr="006B6A09" w:rsidRDefault="00E26591" w:rsidP="002C3BE8">
            <w:pPr>
              <w:numPr>
                <w:ilvl w:val="0"/>
                <w:numId w:val="20"/>
              </w:num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 xml:space="preserve">Male / Female   </w:t>
            </w:r>
            <w:r w:rsidRPr="008A6CD9">
              <w:rPr>
                <w:rFonts w:ascii="Arial" w:hAnsi="Arial" w:cs="Arial"/>
                <w:b/>
                <w:i/>
                <w:sz w:val="16"/>
                <w:lang w:val="en-GB"/>
              </w:rPr>
              <w:t xml:space="preserve">[USE  </w:t>
            </w:r>
            <w:r w:rsidRPr="008A6CD9">
              <w:rPr>
                <w:rFonts w:ascii="Arial" w:hAnsi="Arial" w:cs="Arial"/>
                <w:b/>
                <w:i/>
                <w:sz w:val="16"/>
                <w:lang w:val="en-GB"/>
              </w:rPr>
              <w:sym w:font="Symbol" w:char="F0D6"/>
            </w:r>
            <w:r w:rsidRPr="008A6CD9">
              <w:rPr>
                <w:rFonts w:ascii="Arial" w:hAnsi="Arial" w:cs="Arial"/>
                <w:b/>
                <w:i/>
                <w:sz w:val="16"/>
                <w:lang w:val="en-GB"/>
              </w:rPr>
              <w:t xml:space="preserve">  MARKS]</w:t>
            </w:r>
          </w:p>
          <w:p w:rsidR="00E26591" w:rsidRDefault="00E26591" w:rsidP="002C3BE8">
            <w:pPr>
              <w:numPr>
                <w:ilvl w:val="0"/>
                <w:numId w:val="20"/>
              </w:num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lastRenderedPageBreak/>
              <w:t>Father’s Name: …………………………………………</w:t>
            </w:r>
          </w:p>
          <w:p w:rsidR="00E26591" w:rsidRDefault="00E26591" w:rsidP="002C3BE8">
            <w:pPr>
              <w:numPr>
                <w:ilvl w:val="0"/>
                <w:numId w:val="20"/>
              </w:num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Mother’s name: …………………………………………</w:t>
            </w:r>
          </w:p>
          <w:p w:rsidR="00E26591" w:rsidRDefault="00E26591" w:rsidP="002C3BE8">
            <w:pPr>
              <w:numPr>
                <w:ilvl w:val="0"/>
                <w:numId w:val="20"/>
              </w:num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Age:                   …………………………………………</w:t>
            </w:r>
          </w:p>
          <w:p w:rsidR="00E26591" w:rsidRDefault="00E26591" w:rsidP="002C3BE8">
            <w:pPr>
              <w:numPr>
                <w:ilvl w:val="0"/>
                <w:numId w:val="20"/>
              </w:num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Educational Qualification: ……………………..</w:t>
            </w:r>
          </w:p>
          <w:p w:rsidR="00E26591" w:rsidRPr="000532E6" w:rsidRDefault="00E26591" w:rsidP="002C3BE8">
            <w:pPr>
              <w:numPr>
                <w:ilvl w:val="0"/>
                <w:numId w:val="20"/>
              </w:num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National ID (if any):  ………………………………….</w:t>
            </w:r>
          </w:p>
        </w:tc>
      </w:tr>
      <w:tr w:rsidR="00E26591" w:rsidRPr="000532E6" w:rsidTr="002C3BE8"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6591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lastRenderedPageBreak/>
              <w:t>1.</w:t>
            </w:r>
            <w:r w:rsidR="00933023">
              <w:rPr>
                <w:rFonts w:ascii="Arial" w:hAnsi="Arial" w:cs="Arial"/>
                <w:sz w:val="20"/>
                <w:lang w:val="en-GB"/>
              </w:rPr>
              <w:t>8</w:t>
            </w:r>
          </w:p>
        </w:tc>
        <w:tc>
          <w:tcPr>
            <w:tcW w:w="31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6591" w:rsidRDefault="005B63BE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ins w:id="14" w:author="Hp" w:date="2016-06-09T13:16:00Z">
              <w:r>
                <w:rPr>
                  <w:rFonts w:ascii="Arial" w:hAnsi="Arial" w:cs="Arial"/>
                  <w:sz w:val="20"/>
                  <w:lang w:val="en-GB"/>
                </w:rPr>
                <w:t xml:space="preserve"> </w:t>
              </w:r>
            </w:ins>
            <w:r w:rsidR="00E26591">
              <w:rPr>
                <w:rFonts w:ascii="Arial" w:hAnsi="Arial" w:cs="Arial"/>
                <w:sz w:val="20"/>
                <w:lang w:val="en-GB"/>
              </w:rPr>
              <w:t>Details</w:t>
            </w:r>
            <w:r w:rsidR="00843156">
              <w:rPr>
                <w:rFonts w:ascii="Arial" w:hAnsi="Arial" w:cs="Arial"/>
                <w:sz w:val="20"/>
                <w:lang w:val="en-GB"/>
              </w:rPr>
              <w:t xml:space="preserve"> </w:t>
            </w:r>
            <w:r>
              <w:rPr>
                <w:rFonts w:ascii="Arial" w:hAnsi="Arial" w:cs="Arial"/>
                <w:sz w:val="20"/>
                <w:lang w:val="en-GB"/>
              </w:rPr>
              <w:t>continuation of 1.6</w:t>
            </w:r>
          </w:p>
        </w:tc>
        <w:tc>
          <w:tcPr>
            <w:tcW w:w="5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6591" w:rsidRPr="006D1ADF" w:rsidRDefault="00E26591" w:rsidP="002C3BE8">
            <w:pPr>
              <w:numPr>
                <w:ilvl w:val="0"/>
                <w:numId w:val="19"/>
              </w:numPr>
              <w:spacing w:before="60" w:after="60"/>
              <w:rPr>
                <w:rFonts w:ascii="Arial" w:hAnsi="Arial" w:cs="Arial"/>
                <w:sz w:val="20"/>
                <w:lang w:val="fr-FR"/>
              </w:rPr>
            </w:pPr>
            <w:r w:rsidRPr="006D1ADF">
              <w:rPr>
                <w:rFonts w:ascii="Arial" w:hAnsi="Arial" w:cs="Arial"/>
                <w:sz w:val="20"/>
                <w:lang w:val="fr-FR"/>
              </w:rPr>
              <w:t>Telephone:</w:t>
            </w:r>
          </w:p>
          <w:p w:rsidR="00E26591" w:rsidRPr="006D1ADF" w:rsidRDefault="00E26591" w:rsidP="002C3BE8">
            <w:pPr>
              <w:numPr>
                <w:ilvl w:val="0"/>
                <w:numId w:val="19"/>
              </w:numPr>
              <w:spacing w:before="60" w:after="60"/>
              <w:rPr>
                <w:rFonts w:ascii="Arial" w:hAnsi="Arial" w:cs="Arial"/>
                <w:sz w:val="20"/>
                <w:lang w:val="fr-FR"/>
              </w:rPr>
            </w:pPr>
            <w:r w:rsidRPr="006D1ADF">
              <w:rPr>
                <w:rFonts w:ascii="Arial" w:hAnsi="Arial" w:cs="Arial"/>
                <w:sz w:val="20"/>
                <w:lang w:val="fr-FR"/>
              </w:rPr>
              <w:t>Fax:</w:t>
            </w:r>
          </w:p>
          <w:p w:rsidR="00E26591" w:rsidRDefault="00E26591" w:rsidP="002C3BE8">
            <w:pPr>
              <w:numPr>
                <w:ilvl w:val="0"/>
                <w:numId w:val="19"/>
              </w:num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 w:rsidRPr="006D1ADF">
              <w:rPr>
                <w:rFonts w:ascii="Arial" w:hAnsi="Arial" w:cs="Arial"/>
                <w:sz w:val="20"/>
                <w:lang w:val="fr-FR"/>
              </w:rPr>
              <w:t>E-Mail:</w:t>
            </w:r>
          </w:p>
        </w:tc>
      </w:tr>
      <w:tr w:rsidR="00E26591" w:rsidRPr="000532E6" w:rsidTr="002C3BE8">
        <w:tc>
          <w:tcPr>
            <w:tcW w:w="89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:rsidR="00E26591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1.</w:t>
            </w:r>
            <w:r w:rsidR="00933023">
              <w:rPr>
                <w:rFonts w:ascii="Arial" w:hAnsi="Arial" w:cs="Arial"/>
                <w:sz w:val="20"/>
                <w:lang w:val="en-GB"/>
              </w:rPr>
              <w:t>9</w:t>
            </w:r>
          </w:p>
        </w:tc>
        <w:tc>
          <w:tcPr>
            <w:tcW w:w="3199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:rsidR="00E26591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Particulars of Bank Account</w:t>
            </w:r>
          </w:p>
        </w:tc>
        <w:tc>
          <w:tcPr>
            <w:tcW w:w="5443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</w:tcPr>
          <w:p w:rsidR="00E26591" w:rsidRDefault="00E26591" w:rsidP="002C3BE8">
            <w:pPr>
              <w:numPr>
                <w:ilvl w:val="0"/>
                <w:numId w:val="19"/>
              </w:numPr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Name of the Bank:</w:t>
            </w:r>
          </w:p>
          <w:p w:rsidR="00E26591" w:rsidRDefault="00E26591" w:rsidP="002C3BE8">
            <w:pPr>
              <w:numPr>
                <w:ilvl w:val="0"/>
                <w:numId w:val="19"/>
              </w:numPr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Branch:</w:t>
            </w:r>
          </w:p>
          <w:p w:rsidR="00E26591" w:rsidRPr="00D3106E" w:rsidRDefault="00E26591" w:rsidP="002C3BE8">
            <w:pPr>
              <w:numPr>
                <w:ilvl w:val="0"/>
                <w:numId w:val="19"/>
              </w:numPr>
              <w:spacing w:before="60" w:after="6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A/C No:</w:t>
            </w:r>
          </w:p>
        </w:tc>
      </w:tr>
      <w:tr w:rsidR="00E26591" w:rsidRPr="000532E6" w:rsidTr="002C3BE8">
        <w:tc>
          <w:tcPr>
            <w:tcW w:w="9540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E26591" w:rsidRPr="00D663A6" w:rsidRDefault="00E26591" w:rsidP="002C3BE8">
            <w:pPr>
              <w:spacing w:before="60" w:after="60"/>
              <w:rPr>
                <w:rFonts w:ascii="Arial" w:hAnsi="Arial" w:cs="Arial"/>
                <w:b/>
                <w:i/>
                <w:iCs/>
                <w:sz w:val="20"/>
                <w:lang w:val="en-GB"/>
              </w:rPr>
            </w:pPr>
            <w:r w:rsidRPr="00D663A6">
              <w:rPr>
                <w:rFonts w:ascii="Arial" w:hAnsi="Arial" w:cs="Arial"/>
                <w:b/>
                <w:sz w:val="20"/>
                <w:lang w:val="en-GB"/>
              </w:rPr>
              <w:t>2.</w:t>
            </w:r>
            <w:r w:rsidRPr="00D663A6">
              <w:rPr>
                <w:rFonts w:ascii="Arial" w:hAnsi="Arial" w:cs="Arial"/>
                <w:b/>
                <w:sz w:val="20"/>
                <w:lang w:val="en-GB"/>
              </w:rPr>
              <w:tab/>
              <w:t>Other Information of the Applicant</w:t>
            </w:r>
          </w:p>
        </w:tc>
      </w:tr>
      <w:tr w:rsidR="00E26591" w:rsidRPr="000532E6" w:rsidTr="002C3BE8">
        <w:trPr>
          <w:trHeight w:val="901"/>
        </w:trPr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6591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2.1</w:t>
            </w:r>
          </w:p>
        </w:tc>
        <w:tc>
          <w:tcPr>
            <w:tcW w:w="31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26591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Applicant Category</w:t>
            </w:r>
          </w:p>
          <w:p w:rsidR="00E26591" w:rsidRDefault="00E26591" w:rsidP="002C3BE8">
            <w:pPr>
              <w:rPr>
                <w:rFonts w:ascii="Arial" w:hAnsi="Arial" w:cs="Arial"/>
                <w:sz w:val="20"/>
                <w:lang w:val="en-GB"/>
              </w:rPr>
            </w:pPr>
          </w:p>
          <w:p w:rsidR="00E26591" w:rsidRPr="001735E6" w:rsidRDefault="00E26591" w:rsidP="002C3BE8">
            <w:pPr>
              <w:ind w:firstLine="720"/>
              <w:rPr>
                <w:rFonts w:ascii="Arial" w:hAnsi="Arial" w:cs="Arial"/>
                <w:sz w:val="20"/>
                <w:lang w:val="en-GB"/>
              </w:rPr>
            </w:pPr>
            <w:r w:rsidRPr="008A6CD9">
              <w:rPr>
                <w:rFonts w:ascii="Arial" w:hAnsi="Arial" w:cs="Arial"/>
                <w:b/>
                <w:i/>
                <w:sz w:val="16"/>
                <w:lang w:val="en-GB"/>
              </w:rPr>
              <w:t xml:space="preserve">[USE  </w:t>
            </w:r>
            <w:r w:rsidRPr="008A6CD9">
              <w:rPr>
                <w:rFonts w:ascii="Arial" w:hAnsi="Arial" w:cs="Arial"/>
                <w:b/>
                <w:i/>
                <w:sz w:val="16"/>
                <w:lang w:val="en-GB"/>
              </w:rPr>
              <w:sym w:font="Symbol" w:char="F0D6"/>
            </w:r>
            <w:r w:rsidRPr="008A6CD9">
              <w:rPr>
                <w:rFonts w:ascii="Arial" w:hAnsi="Arial" w:cs="Arial"/>
                <w:b/>
                <w:i/>
                <w:sz w:val="16"/>
                <w:lang w:val="en-GB"/>
              </w:rPr>
              <w:t xml:space="preserve">  MARKS]</w:t>
            </w:r>
          </w:p>
        </w:tc>
        <w:tc>
          <w:tcPr>
            <w:tcW w:w="5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B57F6" w:rsidRPr="00BC3681" w:rsidDel="00BC3681" w:rsidRDefault="00E26591" w:rsidP="002C3BE8">
            <w:pPr>
              <w:rPr>
                <w:del w:id="15" w:author="Hp" w:date="2016-06-15T16:25:00Z"/>
                <w:rFonts w:ascii="Arial" w:hAnsi="Arial" w:cs="Arial"/>
                <w:sz w:val="20"/>
                <w:szCs w:val="20"/>
                <w:lang w:val="en-GB"/>
              </w:rPr>
            </w:pPr>
            <w:r w:rsidRPr="001735E6">
              <w:rPr>
                <w:rFonts w:ascii="Arial" w:hAnsi="Arial" w:cs="Arial"/>
                <w:sz w:val="28"/>
                <w:lang w:val="en-GB"/>
              </w:rPr>
              <w:t>□</w:t>
            </w:r>
            <w:r w:rsidRPr="00712822">
              <w:rPr>
                <w:rFonts w:ascii="Arial" w:hAnsi="Arial" w:cs="Arial"/>
                <w:lang w:val="en-GB"/>
              </w:rPr>
              <w:t xml:space="preserve"> </w:t>
            </w:r>
            <w:r w:rsidR="006B57F6" w:rsidRPr="00BC3681">
              <w:rPr>
                <w:rFonts w:ascii="Arial" w:hAnsi="Arial" w:cs="Arial"/>
                <w:sz w:val="20"/>
                <w:szCs w:val="20"/>
                <w:lang w:val="en-GB"/>
              </w:rPr>
              <w:t>Standard off- the- shelf</w:t>
            </w:r>
          </w:p>
          <w:p w:rsidR="006B57F6" w:rsidRPr="00BC3681" w:rsidDel="00BC3681" w:rsidRDefault="006B57F6" w:rsidP="00BC3681">
            <w:pPr>
              <w:rPr>
                <w:del w:id="16" w:author="Hp" w:date="2016-06-15T16:25:00Z"/>
                <w:rFonts w:ascii="Arial" w:hAnsi="Arial" w:cs="Arial"/>
                <w:sz w:val="20"/>
                <w:szCs w:val="20"/>
                <w:lang w:val="en-GB"/>
              </w:rPr>
            </w:pPr>
          </w:p>
          <w:p w:rsidR="000A3DDF" w:rsidRDefault="000A3DDF" w:rsidP="000A3DDF">
            <w:pPr>
              <w:rPr>
                <w:rFonts w:ascii="Arial" w:hAnsi="Arial" w:cs="Arial"/>
                <w:sz w:val="20"/>
                <w:lang w:val="en-GB"/>
              </w:rPr>
            </w:pPr>
            <w:r w:rsidRPr="001735E6">
              <w:rPr>
                <w:rFonts w:ascii="Arial" w:hAnsi="Arial" w:cs="Arial"/>
                <w:sz w:val="28"/>
                <w:lang w:val="en-GB"/>
              </w:rPr>
              <w:t>□</w:t>
            </w:r>
            <w:r w:rsidRPr="00712822">
              <w:rPr>
                <w:rFonts w:ascii="Arial" w:hAnsi="Arial" w:cs="Arial"/>
                <w:lang w:val="en-GB"/>
              </w:rPr>
              <w:t xml:space="preserve"> </w:t>
            </w:r>
            <w:r w:rsidR="00BC3681" w:rsidRPr="00BC3681">
              <w:rPr>
                <w:rFonts w:ascii="Arial" w:hAnsi="Arial" w:cs="Arial"/>
                <w:sz w:val="20"/>
                <w:szCs w:val="20"/>
                <w:lang w:val="en-GB"/>
              </w:rPr>
              <w:t>Custom designed</w:t>
            </w:r>
          </w:p>
          <w:p w:rsidR="00E26591" w:rsidRPr="000139BD" w:rsidRDefault="00E26591" w:rsidP="002C3BE8">
            <w:pPr>
              <w:rPr>
                <w:rFonts w:ascii="Arial" w:hAnsi="Arial" w:cs="Arial"/>
                <w:sz w:val="22"/>
                <w:lang w:val="en-GB"/>
              </w:rPr>
            </w:pPr>
            <w:r w:rsidRPr="001735E6">
              <w:rPr>
                <w:rFonts w:ascii="Arial" w:hAnsi="Arial" w:cs="Arial"/>
                <w:sz w:val="28"/>
                <w:lang w:val="en-GB"/>
              </w:rPr>
              <w:t>□</w:t>
            </w:r>
            <w:r w:rsidRPr="001735E6">
              <w:rPr>
                <w:rFonts w:ascii="Arial" w:hAnsi="Arial" w:cs="Arial"/>
                <w:sz w:val="26"/>
                <w:lang w:val="en-GB"/>
              </w:rPr>
              <w:t xml:space="preserve"> </w:t>
            </w:r>
            <w:r>
              <w:rPr>
                <w:rFonts w:ascii="Arial" w:hAnsi="Arial" w:cs="Arial"/>
                <w:sz w:val="20"/>
                <w:lang w:val="en-GB"/>
              </w:rPr>
              <w:t>Others/Misc</w:t>
            </w:r>
            <w:r w:rsidR="00146E7D">
              <w:rPr>
                <w:rFonts w:ascii="Arial" w:hAnsi="Arial" w:cs="Arial"/>
                <w:sz w:val="20"/>
                <w:lang w:val="en-GB"/>
              </w:rPr>
              <w:t>.</w:t>
            </w:r>
            <w:r>
              <w:rPr>
                <w:rFonts w:ascii="Arial" w:hAnsi="Arial" w:cs="Arial"/>
                <w:sz w:val="20"/>
                <w:lang w:val="en-GB"/>
              </w:rPr>
              <w:t xml:space="preserve"> (Specify)</w:t>
            </w:r>
            <w:r w:rsidRPr="00712822">
              <w:rPr>
                <w:rFonts w:ascii="Arial" w:hAnsi="Arial" w:cs="Arial"/>
                <w:sz w:val="22"/>
                <w:lang w:val="en-GB"/>
              </w:rPr>
              <w:t xml:space="preserve"> </w:t>
            </w:r>
          </w:p>
        </w:tc>
      </w:tr>
      <w:tr w:rsidR="00E26591" w:rsidRPr="000532E6" w:rsidTr="002C3BE8">
        <w:trPr>
          <w:trHeight w:val="998"/>
        </w:trPr>
        <w:tc>
          <w:tcPr>
            <w:tcW w:w="89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:rsidR="00E26591" w:rsidRPr="000532E6" w:rsidRDefault="00E26591" w:rsidP="00544C87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2.</w:t>
            </w:r>
            <w:r w:rsidR="00544C87">
              <w:rPr>
                <w:rFonts w:ascii="Arial" w:hAnsi="Arial" w:cs="Arial"/>
                <w:sz w:val="20"/>
                <w:lang w:val="en-GB"/>
              </w:rPr>
              <w:t>2</w:t>
            </w:r>
          </w:p>
        </w:tc>
        <w:tc>
          <w:tcPr>
            <w:tcW w:w="3242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E26591" w:rsidRPr="000532E6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Number of Employees:</w:t>
            </w:r>
          </w:p>
        </w:tc>
        <w:tc>
          <w:tcPr>
            <w:tcW w:w="5400" w:type="dxa"/>
            <w:tcBorders>
              <w:bottom w:val="single" w:sz="4" w:space="0" w:color="auto"/>
            </w:tcBorders>
            <w:shd w:val="clear" w:color="auto" w:fill="auto"/>
          </w:tcPr>
          <w:p w:rsidR="00E26591" w:rsidRPr="00D663A6" w:rsidRDefault="00E26591" w:rsidP="002C3BE8">
            <w:pPr>
              <w:spacing w:before="60" w:after="60"/>
              <w:rPr>
                <w:rFonts w:ascii="Arial" w:hAnsi="Arial" w:cs="Arial"/>
                <w:i/>
                <w:sz w:val="20"/>
                <w:lang w:val="en-GB"/>
              </w:rPr>
            </w:pPr>
          </w:p>
          <w:p w:rsidR="00E26591" w:rsidRDefault="00E26591" w:rsidP="002C3BE8">
            <w:pPr>
              <w:numPr>
                <w:ilvl w:val="0"/>
                <w:numId w:val="21"/>
              </w:num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Technical:</w:t>
            </w:r>
          </w:p>
          <w:p w:rsidR="00E26591" w:rsidRDefault="00E26591" w:rsidP="002C3BE8">
            <w:pPr>
              <w:numPr>
                <w:ilvl w:val="0"/>
                <w:numId w:val="21"/>
              </w:num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Support staff:</w:t>
            </w:r>
          </w:p>
          <w:p w:rsidR="003A11FC" w:rsidRDefault="00E26591" w:rsidP="003A11FC">
            <w:pPr>
              <w:numPr>
                <w:ilvl w:val="0"/>
                <w:numId w:val="21"/>
              </w:numPr>
              <w:spacing w:before="60" w:after="60"/>
              <w:rPr>
                <w:rFonts w:ascii="Arial" w:hAnsi="Arial" w:cs="Arial"/>
                <w:i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Others:</w:t>
            </w:r>
            <w:r w:rsidR="003A11FC" w:rsidRPr="00D663A6">
              <w:rPr>
                <w:rFonts w:ascii="Arial" w:hAnsi="Arial" w:cs="Arial"/>
                <w:i/>
                <w:sz w:val="20"/>
                <w:lang w:val="en-GB"/>
              </w:rPr>
              <w:t xml:space="preserve"> </w:t>
            </w:r>
          </w:p>
          <w:p w:rsidR="003A11FC" w:rsidRPr="00D663A6" w:rsidRDefault="003A11FC" w:rsidP="003A11FC">
            <w:pPr>
              <w:spacing w:before="60" w:after="60"/>
              <w:rPr>
                <w:rFonts w:ascii="Arial" w:hAnsi="Arial" w:cs="Arial"/>
                <w:i/>
                <w:sz w:val="20"/>
                <w:lang w:val="en-GB"/>
              </w:rPr>
            </w:pPr>
            <w:r w:rsidRPr="00D663A6">
              <w:rPr>
                <w:rFonts w:ascii="Arial" w:hAnsi="Arial" w:cs="Arial"/>
                <w:i/>
                <w:sz w:val="20"/>
                <w:lang w:val="en-GB"/>
              </w:rPr>
              <w:t>[List of Key Personnel</w:t>
            </w:r>
            <w:r>
              <w:rPr>
                <w:rFonts w:ascii="Arial" w:hAnsi="Arial" w:cs="Arial"/>
                <w:i/>
                <w:sz w:val="20"/>
                <w:lang w:val="en-GB"/>
              </w:rPr>
              <w:t>, CV  of Technical Personnel are to be attached with the application</w:t>
            </w:r>
            <w:r w:rsidRPr="00D663A6">
              <w:rPr>
                <w:rFonts w:ascii="Arial" w:hAnsi="Arial" w:cs="Arial"/>
                <w:i/>
                <w:sz w:val="20"/>
                <w:lang w:val="en-GB"/>
              </w:rPr>
              <w:t>]</w:t>
            </w:r>
          </w:p>
          <w:p w:rsidR="00E26591" w:rsidRDefault="00E26591" w:rsidP="003A11FC">
            <w:pPr>
              <w:spacing w:before="60" w:after="60"/>
              <w:ind w:left="540"/>
              <w:rPr>
                <w:rFonts w:ascii="Arial" w:hAnsi="Arial" w:cs="Arial"/>
                <w:sz w:val="20"/>
                <w:lang w:val="en-GB"/>
              </w:rPr>
            </w:pPr>
          </w:p>
          <w:p w:rsidR="003A11FC" w:rsidRPr="000532E6" w:rsidRDefault="003A11FC" w:rsidP="00D6068B">
            <w:pPr>
              <w:spacing w:before="60" w:after="60"/>
              <w:ind w:left="540"/>
              <w:rPr>
                <w:rFonts w:ascii="Arial" w:hAnsi="Arial" w:cs="Arial"/>
                <w:sz w:val="20"/>
                <w:lang w:val="en-GB"/>
              </w:rPr>
            </w:pPr>
          </w:p>
        </w:tc>
      </w:tr>
      <w:tr w:rsidR="00E26591" w:rsidRPr="000532E6" w:rsidTr="002C3BE8">
        <w:tc>
          <w:tcPr>
            <w:tcW w:w="898" w:type="dxa"/>
            <w:tcBorders>
              <w:bottom w:val="single" w:sz="4" w:space="0" w:color="auto"/>
            </w:tcBorders>
            <w:shd w:val="clear" w:color="auto" w:fill="auto"/>
          </w:tcPr>
          <w:p w:rsidR="00E26591" w:rsidRPr="000532E6" w:rsidRDefault="00E26591" w:rsidP="00544C87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 w:rsidRPr="000532E6">
              <w:rPr>
                <w:rFonts w:ascii="Arial" w:hAnsi="Arial" w:cs="Arial"/>
                <w:sz w:val="20"/>
                <w:lang w:val="en-GB"/>
              </w:rPr>
              <w:t>2.</w:t>
            </w:r>
            <w:r w:rsidR="00544C87">
              <w:rPr>
                <w:rFonts w:ascii="Arial" w:hAnsi="Arial" w:cs="Arial"/>
                <w:sz w:val="20"/>
                <w:lang w:val="en-GB"/>
              </w:rPr>
              <w:t>3</w:t>
            </w:r>
          </w:p>
        </w:tc>
        <w:tc>
          <w:tcPr>
            <w:tcW w:w="8642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E26591" w:rsidRPr="000532E6" w:rsidRDefault="00E26591" w:rsidP="005571A1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 w:rsidRPr="000532E6">
              <w:rPr>
                <w:rFonts w:ascii="Arial" w:hAnsi="Arial" w:cs="Arial"/>
                <w:sz w:val="20"/>
                <w:lang w:val="en-GB"/>
              </w:rPr>
              <w:t>Financial Resources available to meet the cash flow</w:t>
            </w:r>
            <w:r w:rsidR="00DF570D">
              <w:rPr>
                <w:rFonts w:ascii="Arial" w:hAnsi="Arial" w:cs="Arial"/>
                <w:sz w:val="20"/>
                <w:lang w:val="en-GB"/>
              </w:rPr>
              <w:t>: (</w:t>
            </w:r>
            <w:r w:rsidR="00295CA8">
              <w:rPr>
                <w:rFonts w:ascii="Arial" w:hAnsi="Arial" w:cs="Arial"/>
                <w:sz w:val="20"/>
                <w:lang w:val="en-GB"/>
              </w:rPr>
              <w:t>Attach all relevant papers to support the financial solvency like Bank Solvency certificate, Bank line of credit availability and other financial documents to prove financial capaci</w:t>
            </w:r>
            <w:r w:rsidR="00CF66A2">
              <w:rPr>
                <w:rFonts w:ascii="Arial" w:hAnsi="Arial" w:cs="Arial"/>
                <w:sz w:val="20"/>
                <w:lang w:val="en-GB"/>
              </w:rPr>
              <w:t>ty to undertake the task up to T</w:t>
            </w:r>
            <w:r w:rsidR="00295CA8">
              <w:rPr>
                <w:rFonts w:ascii="Arial" w:hAnsi="Arial" w:cs="Arial"/>
                <w:sz w:val="20"/>
                <w:lang w:val="en-GB"/>
              </w:rPr>
              <w:t>k 2</w:t>
            </w:r>
            <w:r w:rsidR="00CF66A2">
              <w:rPr>
                <w:rFonts w:ascii="Arial" w:hAnsi="Arial" w:cs="Arial"/>
                <w:sz w:val="20"/>
                <w:lang w:val="en-GB"/>
              </w:rPr>
              <w:t>,</w:t>
            </w:r>
            <w:r w:rsidR="00295CA8">
              <w:rPr>
                <w:rFonts w:ascii="Arial" w:hAnsi="Arial" w:cs="Arial"/>
                <w:sz w:val="20"/>
                <w:lang w:val="en-GB"/>
              </w:rPr>
              <w:t>5</w:t>
            </w:r>
            <w:r w:rsidR="00CF66A2">
              <w:rPr>
                <w:rFonts w:ascii="Arial" w:hAnsi="Arial" w:cs="Arial"/>
                <w:sz w:val="20"/>
                <w:lang w:val="en-GB"/>
              </w:rPr>
              <w:t>00,000).</w:t>
            </w:r>
          </w:p>
        </w:tc>
      </w:tr>
      <w:tr w:rsidR="00E26591" w:rsidRPr="000532E6" w:rsidTr="002C3BE8">
        <w:tc>
          <w:tcPr>
            <w:tcW w:w="898" w:type="dxa"/>
            <w:tcBorders>
              <w:bottom w:val="single" w:sz="4" w:space="0" w:color="auto"/>
            </w:tcBorders>
            <w:shd w:val="clear" w:color="auto" w:fill="auto"/>
          </w:tcPr>
          <w:p w:rsidR="00E26591" w:rsidRPr="000532E6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545" w:type="dxa"/>
            <w:tcBorders>
              <w:bottom w:val="single" w:sz="4" w:space="0" w:color="auto"/>
            </w:tcBorders>
            <w:shd w:val="clear" w:color="auto" w:fill="auto"/>
          </w:tcPr>
          <w:p w:rsidR="00E26591" w:rsidRPr="000532E6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 w:rsidRPr="000532E6">
              <w:rPr>
                <w:rFonts w:ascii="Arial" w:hAnsi="Arial" w:cs="Arial"/>
                <w:sz w:val="20"/>
                <w:lang w:val="en-GB"/>
              </w:rPr>
              <w:t>No</w:t>
            </w:r>
          </w:p>
        </w:tc>
        <w:tc>
          <w:tcPr>
            <w:tcW w:w="2697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E26591" w:rsidRPr="000532E6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 w:rsidRPr="000532E6">
              <w:rPr>
                <w:rFonts w:ascii="Arial" w:hAnsi="Arial" w:cs="Arial"/>
                <w:sz w:val="20"/>
                <w:lang w:val="en-GB"/>
              </w:rPr>
              <w:t>Source of Financing</w:t>
            </w:r>
          </w:p>
        </w:tc>
        <w:tc>
          <w:tcPr>
            <w:tcW w:w="5400" w:type="dxa"/>
            <w:tcBorders>
              <w:bottom w:val="single" w:sz="4" w:space="0" w:color="auto"/>
            </w:tcBorders>
            <w:shd w:val="clear" w:color="auto" w:fill="auto"/>
          </w:tcPr>
          <w:p w:rsidR="00E26591" w:rsidRPr="000532E6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 w:rsidRPr="000532E6">
              <w:rPr>
                <w:rFonts w:ascii="Arial" w:hAnsi="Arial" w:cs="Arial"/>
                <w:sz w:val="20"/>
                <w:lang w:val="en-GB"/>
              </w:rPr>
              <w:t>Amount Available</w:t>
            </w:r>
          </w:p>
        </w:tc>
      </w:tr>
      <w:tr w:rsidR="00E26591" w:rsidRPr="000532E6" w:rsidTr="002C3BE8">
        <w:tc>
          <w:tcPr>
            <w:tcW w:w="8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26591" w:rsidRPr="000532E6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  <w:shd w:val="clear" w:color="auto" w:fill="auto"/>
          </w:tcPr>
          <w:p w:rsidR="00E26591" w:rsidRPr="000532E6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2697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E26591" w:rsidRPr="000532E6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</w:p>
        </w:tc>
        <w:tc>
          <w:tcPr>
            <w:tcW w:w="5400" w:type="dxa"/>
            <w:tcBorders>
              <w:top w:val="single" w:sz="4" w:space="0" w:color="auto"/>
            </w:tcBorders>
            <w:shd w:val="clear" w:color="auto" w:fill="auto"/>
          </w:tcPr>
          <w:p w:rsidR="00E26591" w:rsidRPr="000532E6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</w:p>
        </w:tc>
      </w:tr>
    </w:tbl>
    <w:p w:rsidR="00E26591" w:rsidRDefault="00E26591" w:rsidP="00E26591"/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2341"/>
        <w:gridCol w:w="361"/>
        <w:gridCol w:w="3058"/>
        <w:gridCol w:w="1802"/>
        <w:gridCol w:w="1080"/>
      </w:tblGrid>
      <w:tr w:rsidR="00E26591" w:rsidRPr="000532E6" w:rsidTr="002C3BE8">
        <w:trPr>
          <w:trHeight w:val="50"/>
        </w:trPr>
        <w:tc>
          <w:tcPr>
            <w:tcW w:w="898" w:type="dxa"/>
            <w:tcBorders>
              <w:bottom w:val="single" w:sz="4" w:space="0" w:color="auto"/>
            </w:tcBorders>
            <w:shd w:val="clear" w:color="auto" w:fill="auto"/>
          </w:tcPr>
          <w:p w:rsidR="00E26591" w:rsidRPr="00FC63BB" w:rsidRDefault="00E26591" w:rsidP="002C3BE8">
            <w:pPr>
              <w:spacing w:before="60" w:after="60"/>
              <w:rPr>
                <w:rFonts w:ascii="Arial" w:hAnsi="Arial" w:cs="Arial"/>
                <w:b/>
                <w:sz w:val="20"/>
                <w:lang w:val="en-GB"/>
              </w:rPr>
            </w:pPr>
            <w:r w:rsidRPr="00FC63BB">
              <w:rPr>
                <w:rFonts w:ascii="Arial" w:hAnsi="Arial" w:cs="Arial"/>
                <w:b/>
                <w:sz w:val="20"/>
                <w:lang w:val="en-GB"/>
              </w:rPr>
              <w:t>3</w:t>
            </w:r>
            <w:r>
              <w:rPr>
                <w:rFonts w:ascii="Arial" w:hAnsi="Arial" w:cs="Arial"/>
                <w:b/>
                <w:sz w:val="20"/>
                <w:lang w:val="en-GB"/>
              </w:rPr>
              <w:t>.</w:t>
            </w:r>
          </w:p>
        </w:tc>
        <w:tc>
          <w:tcPr>
            <w:tcW w:w="8642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E26591" w:rsidRPr="003179CA" w:rsidRDefault="00E26591" w:rsidP="002C3BE8">
            <w:pPr>
              <w:spacing w:before="60" w:after="60"/>
              <w:rPr>
                <w:rFonts w:ascii="Arial" w:hAnsi="Arial" w:cs="Arial"/>
                <w:b/>
                <w:sz w:val="20"/>
                <w:lang w:val="en-GB"/>
              </w:rPr>
            </w:pPr>
            <w:r w:rsidRPr="003179CA">
              <w:rPr>
                <w:rFonts w:ascii="Arial" w:hAnsi="Arial" w:cs="Arial"/>
                <w:b/>
                <w:sz w:val="20"/>
                <w:lang w:val="en-GB"/>
              </w:rPr>
              <w:t xml:space="preserve">Information </w:t>
            </w:r>
            <w:r>
              <w:rPr>
                <w:rFonts w:ascii="Arial" w:hAnsi="Arial" w:cs="Arial"/>
                <w:b/>
                <w:sz w:val="20"/>
                <w:lang w:val="en-GB"/>
              </w:rPr>
              <w:t>on</w:t>
            </w:r>
            <w:r w:rsidRPr="003179CA">
              <w:rPr>
                <w:rFonts w:ascii="Arial" w:hAnsi="Arial" w:cs="Arial"/>
                <w:b/>
                <w:sz w:val="20"/>
                <w:lang w:val="en-GB"/>
              </w:rPr>
              <w:t xml:space="preserve"> Debarment:  </w:t>
            </w:r>
          </w:p>
        </w:tc>
      </w:tr>
      <w:tr w:rsidR="00E26591" w:rsidRPr="000532E6" w:rsidTr="002C3BE8">
        <w:tc>
          <w:tcPr>
            <w:tcW w:w="8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26591" w:rsidRPr="000532E6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3.1</w:t>
            </w:r>
          </w:p>
        </w:tc>
        <w:tc>
          <w:tcPr>
            <w:tcW w:w="23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26591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Have you ever been debarred by any Govt. agency</w:t>
            </w:r>
          </w:p>
          <w:p w:rsidR="00E26591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</w:p>
          <w:p w:rsidR="00E26591" w:rsidRPr="000532E6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b/>
                <w:i/>
                <w:sz w:val="16"/>
                <w:lang w:val="en-GB"/>
              </w:rPr>
              <w:t xml:space="preserve">               </w:t>
            </w:r>
            <w:r w:rsidRPr="008A6CD9">
              <w:rPr>
                <w:rFonts w:ascii="Arial" w:hAnsi="Arial" w:cs="Arial"/>
                <w:b/>
                <w:i/>
                <w:sz w:val="16"/>
                <w:lang w:val="en-GB"/>
              </w:rPr>
              <w:t xml:space="preserve">[USE  </w:t>
            </w:r>
            <w:r w:rsidRPr="008A6CD9">
              <w:rPr>
                <w:rFonts w:ascii="Arial" w:hAnsi="Arial" w:cs="Arial"/>
                <w:b/>
                <w:i/>
                <w:sz w:val="16"/>
                <w:lang w:val="en-GB"/>
              </w:rPr>
              <w:sym w:font="Symbol" w:char="F0D6"/>
            </w:r>
            <w:r w:rsidRPr="008A6CD9">
              <w:rPr>
                <w:rFonts w:ascii="Arial" w:hAnsi="Arial" w:cs="Arial"/>
                <w:b/>
                <w:i/>
                <w:sz w:val="16"/>
                <w:lang w:val="en-GB"/>
              </w:rPr>
              <w:t xml:space="preserve">  MARKS]</w:t>
            </w:r>
          </w:p>
        </w:tc>
        <w:tc>
          <w:tcPr>
            <w:tcW w:w="341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26591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             </w:t>
            </w:r>
            <w:r w:rsidRPr="009B51B5">
              <w:rPr>
                <w:rFonts w:ascii="Arial" w:hAnsi="Arial" w:cs="Arial"/>
                <w:sz w:val="30"/>
                <w:lang w:val="en-GB"/>
              </w:rPr>
              <w:t>□</w:t>
            </w:r>
            <w:r>
              <w:rPr>
                <w:rFonts w:ascii="Arial" w:hAnsi="Arial" w:cs="Arial"/>
                <w:sz w:val="28"/>
                <w:lang w:val="en-GB"/>
              </w:rPr>
              <w:t xml:space="preserve"> </w:t>
            </w:r>
            <w:r>
              <w:rPr>
                <w:rFonts w:ascii="Arial" w:hAnsi="Arial" w:cs="Arial"/>
                <w:sz w:val="20"/>
                <w:lang w:val="en-GB"/>
              </w:rPr>
              <w:t xml:space="preserve"> Yes </w:t>
            </w:r>
          </w:p>
          <w:p w:rsidR="00E26591" w:rsidRPr="000532E6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             </w:t>
            </w:r>
            <w:r w:rsidRPr="009B51B5">
              <w:rPr>
                <w:rFonts w:ascii="Arial" w:hAnsi="Arial" w:cs="Arial"/>
                <w:sz w:val="30"/>
                <w:lang w:val="en-GB"/>
              </w:rPr>
              <w:t>□</w:t>
            </w:r>
            <w:r>
              <w:rPr>
                <w:rFonts w:ascii="Arial" w:hAnsi="Arial" w:cs="Arial"/>
                <w:sz w:val="28"/>
                <w:lang w:val="en-GB"/>
              </w:rPr>
              <w:t xml:space="preserve"> </w:t>
            </w:r>
            <w:r>
              <w:rPr>
                <w:rFonts w:ascii="Arial" w:hAnsi="Arial" w:cs="Arial"/>
                <w:sz w:val="20"/>
                <w:lang w:val="en-GB"/>
              </w:rPr>
              <w:t xml:space="preserve"> No</w:t>
            </w:r>
          </w:p>
        </w:tc>
        <w:tc>
          <w:tcPr>
            <w:tcW w:w="288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26591" w:rsidRPr="009B51B5" w:rsidRDefault="00E26591" w:rsidP="002C3BE8">
            <w:pPr>
              <w:spacing w:before="60" w:after="60"/>
              <w:rPr>
                <w:rFonts w:ascii="Arial" w:hAnsi="Arial" w:cs="Arial"/>
                <w:b/>
                <w:sz w:val="20"/>
                <w:lang w:val="en-GB"/>
              </w:rPr>
            </w:pPr>
            <w:r w:rsidRPr="009B51B5">
              <w:rPr>
                <w:rFonts w:ascii="Arial" w:hAnsi="Arial" w:cs="Arial"/>
                <w:b/>
                <w:sz w:val="20"/>
                <w:lang w:val="en-GB"/>
              </w:rPr>
              <w:t>If y</w:t>
            </w:r>
            <w:r w:rsidR="00493F14">
              <w:rPr>
                <w:rFonts w:ascii="Arial" w:hAnsi="Arial" w:cs="Arial"/>
                <w:b/>
                <w:sz w:val="20"/>
                <w:lang w:val="en-GB"/>
              </w:rPr>
              <w:t>es, please state when and where and for how long.</w:t>
            </w:r>
          </w:p>
          <w:p w:rsidR="00E26591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</w:p>
          <w:p w:rsidR="00E26591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</w:p>
          <w:p w:rsidR="00E26591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</w:p>
          <w:p w:rsidR="00E26591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</w:p>
          <w:p w:rsidR="00E26591" w:rsidRPr="000532E6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</w:p>
        </w:tc>
      </w:tr>
      <w:tr w:rsidR="00E26591" w:rsidRPr="000532E6" w:rsidTr="002C3BE8">
        <w:trPr>
          <w:trHeight w:val="50"/>
        </w:trPr>
        <w:tc>
          <w:tcPr>
            <w:tcW w:w="898" w:type="dxa"/>
            <w:tcBorders>
              <w:bottom w:val="single" w:sz="4" w:space="0" w:color="auto"/>
            </w:tcBorders>
            <w:shd w:val="clear" w:color="auto" w:fill="auto"/>
          </w:tcPr>
          <w:p w:rsidR="00E26591" w:rsidRPr="00FC63BB" w:rsidRDefault="00E26591" w:rsidP="002C3BE8">
            <w:pPr>
              <w:spacing w:before="60" w:after="60"/>
              <w:rPr>
                <w:rFonts w:ascii="Arial" w:hAnsi="Arial" w:cs="Arial"/>
                <w:b/>
                <w:sz w:val="20"/>
                <w:lang w:val="en-GB"/>
              </w:rPr>
            </w:pPr>
            <w:r>
              <w:rPr>
                <w:rFonts w:ascii="Arial" w:hAnsi="Arial" w:cs="Arial"/>
                <w:b/>
                <w:sz w:val="20"/>
                <w:lang w:val="en-GB"/>
              </w:rPr>
              <w:t>4.</w:t>
            </w:r>
          </w:p>
        </w:tc>
        <w:tc>
          <w:tcPr>
            <w:tcW w:w="8642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E26591" w:rsidRDefault="00CF66A2" w:rsidP="00DF570D">
            <w:pPr>
              <w:spacing w:before="60" w:after="60"/>
              <w:rPr>
                <w:rFonts w:ascii="Arial" w:hAnsi="Arial" w:cs="Arial"/>
                <w:b/>
                <w:sz w:val="20"/>
                <w:lang w:val="en-GB"/>
              </w:rPr>
            </w:pPr>
            <w:r>
              <w:rPr>
                <w:rFonts w:ascii="Arial" w:hAnsi="Arial" w:cs="Arial"/>
                <w:b/>
                <w:sz w:val="20"/>
                <w:lang w:val="en-GB"/>
              </w:rPr>
              <w:t>Legal/Regulatory Requirement</w:t>
            </w:r>
            <w:r w:rsidR="00E26591">
              <w:rPr>
                <w:rFonts w:ascii="Arial" w:hAnsi="Arial" w:cs="Arial"/>
                <w:b/>
                <w:sz w:val="20"/>
                <w:lang w:val="en-GB"/>
              </w:rPr>
              <w:t xml:space="preserve">: </w:t>
            </w:r>
          </w:p>
        </w:tc>
      </w:tr>
      <w:tr w:rsidR="00E26591" w:rsidRPr="000532E6" w:rsidTr="002C3BE8">
        <w:trPr>
          <w:trHeight w:val="50"/>
        </w:trPr>
        <w:tc>
          <w:tcPr>
            <w:tcW w:w="898" w:type="dxa"/>
            <w:tcBorders>
              <w:bottom w:val="single" w:sz="4" w:space="0" w:color="auto"/>
            </w:tcBorders>
            <w:shd w:val="clear" w:color="auto" w:fill="auto"/>
          </w:tcPr>
          <w:p w:rsidR="00E26591" w:rsidRPr="000C200B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 w:rsidRPr="000C200B">
              <w:rPr>
                <w:rFonts w:ascii="Arial" w:hAnsi="Arial" w:cs="Arial"/>
                <w:sz w:val="20"/>
                <w:lang w:val="en-GB"/>
              </w:rPr>
              <w:t>4.1</w:t>
            </w:r>
          </w:p>
        </w:tc>
        <w:tc>
          <w:tcPr>
            <w:tcW w:w="8642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6B57F6" w:rsidRDefault="00194E46" w:rsidP="00194E46">
            <w:pPr>
              <w:spacing w:before="60" w:after="60"/>
              <w:rPr>
                <w:rFonts w:ascii="Arial" w:hAnsi="Arial" w:cs="Arial"/>
                <w:b/>
                <w:i/>
                <w:sz w:val="20"/>
                <w:lang w:val="en-GB"/>
              </w:rPr>
            </w:pPr>
            <w:r>
              <w:rPr>
                <w:rFonts w:ascii="Arial" w:hAnsi="Arial" w:cs="Arial"/>
                <w:b/>
                <w:i/>
                <w:sz w:val="20"/>
                <w:lang w:val="en-GB"/>
              </w:rPr>
              <w:t>a. Trade License</w:t>
            </w:r>
          </w:p>
          <w:p w:rsidR="00194E46" w:rsidRDefault="00194E46" w:rsidP="00194E46">
            <w:pPr>
              <w:spacing w:before="60" w:after="60"/>
              <w:rPr>
                <w:rFonts w:ascii="Arial" w:hAnsi="Arial" w:cs="Arial"/>
                <w:b/>
                <w:i/>
                <w:sz w:val="20"/>
                <w:lang w:val="en-GB"/>
              </w:rPr>
            </w:pPr>
            <w:r>
              <w:rPr>
                <w:rFonts w:ascii="Arial" w:hAnsi="Arial" w:cs="Arial"/>
                <w:b/>
                <w:i/>
                <w:sz w:val="20"/>
                <w:lang w:val="en-GB"/>
              </w:rPr>
              <w:t>b. TIN Certificate</w:t>
            </w:r>
          </w:p>
          <w:p w:rsidR="00194E46" w:rsidRDefault="00194E46" w:rsidP="00194E46">
            <w:pPr>
              <w:spacing w:before="60" w:after="60"/>
              <w:rPr>
                <w:rFonts w:ascii="Arial" w:hAnsi="Arial" w:cs="Arial"/>
                <w:b/>
                <w:i/>
                <w:sz w:val="20"/>
                <w:lang w:val="en-GB"/>
              </w:rPr>
            </w:pPr>
            <w:r>
              <w:rPr>
                <w:rFonts w:ascii="Arial" w:hAnsi="Arial" w:cs="Arial"/>
                <w:b/>
                <w:i/>
                <w:sz w:val="20"/>
                <w:lang w:val="en-GB"/>
              </w:rPr>
              <w:t>c. VAT Registration</w:t>
            </w:r>
          </w:p>
          <w:p w:rsidR="00194E46" w:rsidRDefault="00194E46" w:rsidP="00194E46">
            <w:pPr>
              <w:spacing w:before="60" w:after="60"/>
              <w:rPr>
                <w:rFonts w:ascii="Arial" w:hAnsi="Arial" w:cs="Arial"/>
                <w:b/>
                <w:i/>
                <w:sz w:val="20"/>
                <w:lang w:val="en-GB"/>
              </w:rPr>
            </w:pPr>
            <w:r>
              <w:rPr>
                <w:rFonts w:ascii="Arial" w:hAnsi="Arial" w:cs="Arial"/>
                <w:b/>
                <w:i/>
                <w:sz w:val="20"/>
                <w:lang w:val="en-GB"/>
              </w:rPr>
              <w:t>d. Article of Incorporation if applicable.</w:t>
            </w:r>
          </w:p>
          <w:p w:rsidR="003A0B5C" w:rsidRDefault="003A0B5C" w:rsidP="00194E46">
            <w:pPr>
              <w:spacing w:before="60" w:after="60"/>
              <w:ind w:left="288"/>
              <w:rPr>
                <w:ins w:id="17" w:author="Hp" w:date="2016-06-09T13:03:00Z"/>
                <w:rFonts w:ascii="Arial" w:hAnsi="Arial" w:cs="Arial"/>
                <w:b/>
                <w:i/>
                <w:sz w:val="20"/>
                <w:lang w:val="en-GB"/>
              </w:rPr>
            </w:pPr>
          </w:p>
          <w:p w:rsidR="006B57F6" w:rsidRPr="00DF570D" w:rsidRDefault="006B57F6" w:rsidP="00194E46">
            <w:pPr>
              <w:spacing w:before="60" w:after="60"/>
              <w:ind w:left="288"/>
              <w:rPr>
                <w:rFonts w:ascii="Arial" w:hAnsi="Arial" w:cs="Arial"/>
                <w:b/>
                <w:i/>
                <w:sz w:val="20"/>
                <w:lang w:val="en-GB"/>
              </w:rPr>
            </w:pPr>
          </w:p>
        </w:tc>
      </w:tr>
      <w:tr w:rsidR="00E26591" w:rsidRPr="000532E6" w:rsidTr="002C3BE8">
        <w:trPr>
          <w:trHeight w:val="50"/>
        </w:trPr>
        <w:tc>
          <w:tcPr>
            <w:tcW w:w="898" w:type="dxa"/>
            <w:tcBorders>
              <w:bottom w:val="single" w:sz="4" w:space="0" w:color="auto"/>
            </w:tcBorders>
            <w:shd w:val="clear" w:color="auto" w:fill="auto"/>
          </w:tcPr>
          <w:p w:rsidR="00E26591" w:rsidRPr="00FC63BB" w:rsidRDefault="00E26591" w:rsidP="002C3BE8">
            <w:pPr>
              <w:spacing w:before="60" w:after="60"/>
              <w:rPr>
                <w:rFonts w:ascii="Arial" w:hAnsi="Arial" w:cs="Arial"/>
                <w:b/>
                <w:sz w:val="20"/>
                <w:lang w:val="en-GB"/>
              </w:rPr>
            </w:pPr>
            <w:r>
              <w:rPr>
                <w:rFonts w:ascii="Arial" w:hAnsi="Arial" w:cs="Arial"/>
                <w:b/>
                <w:sz w:val="20"/>
                <w:lang w:val="en-GB"/>
              </w:rPr>
              <w:lastRenderedPageBreak/>
              <w:t>5.</w:t>
            </w:r>
          </w:p>
        </w:tc>
        <w:tc>
          <w:tcPr>
            <w:tcW w:w="8642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:rsidR="00E26591" w:rsidRPr="003179CA" w:rsidRDefault="005B6788" w:rsidP="002C3BE8">
            <w:pPr>
              <w:spacing w:before="60" w:after="60"/>
              <w:rPr>
                <w:rFonts w:ascii="Arial" w:hAnsi="Arial" w:cs="Arial"/>
                <w:b/>
                <w:sz w:val="20"/>
                <w:lang w:val="en-GB"/>
              </w:rPr>
            </w:pPr>
            <w:r>
              <w:rPr>
                <w:rFonts w:ascii="Arial" w:hAnsi="Arial" w:cs="Arial"/>
                <w:b/>
                <w:sz w:val="20"/>
                <w:lang w:val="en-GB"/>
              </w:rPr>
              <w:t xml:space="preserve">List of supporting documents submitted </w:t>
            </w:r>
            <w:r w:rsidR="00E26591">
              <w:rPr>
                <w:rFonts w:ascii="Arial" w:hAnsi="Arial" w:cs="Arial"/>
                <w:b/>
                <w:sz w:val="20"/>
                <w:lang w:val="en-GB"/>
              </w:rPr>
              <w:t xml:space="preserve"> (tick appropriate one)</w:t>
            </w:r>
            <w:r w:rsidR="00E26591" w:rsidRPr="003179CA">
              <w:rPr>
                <w:rFonts w:ascii="Arial" w:hAnsi="Arial" w:cs="Arial"/>
                <w:b/>
                <w:sz w:val="20"/>
                <w:lang w:val="en-GB"/>
              </w:rPr>
              <w:t xml:space="preserve">:  </w:t>
            </w:r>
            <w:r w:rsidR="00E26591">
              <w:rPr>
                <w:rFonts w:ascii="Arial" w:hAnsi="Arial" w:cs="Arial"/>
                <w:i/>
                <w:sz w:val="20"/>
                <w:u w:val="single"/>
                <w:lang w:val="en-GB"/>
              </w:rPr>
              <w:t xml:space="preserve"> </w:t>
            </w:r>
          </w:p>
        </w:tc>
      </w:tr>
      <w:tr w:rsidR="00E26591" w:rsidRPr="000532E6" w:rsidTr="002C3BE8">
        <w:trPr>
          <w:trHeight w:val="478"/>
        </w:trPr>
        <w:tc>
          <w:tcPr>
            <w:tcW w:w="8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26591" w:rsidRPr="000532E6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5.1</w:t>
            </w:r>
          </w:p>
        </w:tc>
        <w:tc>
          <w:tcPr>
            <w:tcW w:w="7562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26591" w:rsidRPr="000B6EB3" w:rsidRDefault="00E26591" w:rsidP="002C3BE8">
            <w:pPr>
              <w:numPr>
                <w:ilvl w:val="0"/>
                <w:numId w:val="23"/>
              </w:num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3 copies of PP size photograph of Proprietor/Managing Director</w:t>
            </w:r>
            <w:r>
              <w:rPr>
                <w:rFonts w:ascii="Arial" w:hAnsi="Arial" w:cs="Arial"/>
                <w:sz w:val="20"/>
                <w:lang w:val="en-GB"/>
              </w:rPr>
              <w:tab/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26591" w:rsidRPr="000B6EB3" w:rsidRDefault="00E26591" w:rsidP="002C3BE8">
            <w:pPr>
              <w:spacing w:before="60" w:after="60"/>
              <w:ind w:firstLine="120"/>
              <w:rPr>
                <w:rFonts w:ascii="Arial" w:hAnsi="Arial" w:cs="Arial"/>
                <w:sz w:val="36"/>
                <w:lang w:val="en-GB"/>
              </w:rPr>
            </w:pPr>
            <w:r w:rsidRPr="000B6EB3">
              <w:rPr>
                <w:rFonts w:ascii="Arial" w:hAnsi="Arial" w:cs="Arial"/>
                <w:sz w:val="30"/>
                <w:lang w:val="en-GB"/>
              </w:rPr>
              <w:t>□</w:t>
            </w:r>
            <w:r w:rsidRPr="000B6EB3">
              <w:rPr>
                <w:rFonts w:ascii="Arial" w:hAnsi="Arial" w:cs="Arial"/>
                <w:sz w:val="36"/>
                <w:lang w:val="en-GB"/>
              </w:rPr>
              <w:t xml:space="preserve"> </w:t>
            </w:r>
            <w:r w:rsidRPr="000B6EB3">
              <w:rPr>
                <w:rFonts w:ascii="Arial" w:hAnsi="Arial" w:cs="Arial"/>
                <w:sz w:val="28"/>
                <w:lang w:val="en-GB"/>
              </w:rPr>
              <w:t xml:space="preserve">      </w:t>
            </w:r>
            <w:r>
              <w:rPr>
                <w:rFonts w:ascii="Arial" w:hAnsi="Arial" w:cs="Arial"/>
                <w:lang w:val="en-GB"/>
              </w:rPr>
              <w:t xml:space="preserve">      </w:t>
            </w:r>
          </w:p>
        </w:tc>
      </w:tr>
      <w:tr w:rsidR="00E26591" w:rsidRPr="000532E6" w:rsidTr="002C3BE8">
        <w:trPr>
          <w:trHeight w:val="424"/>
        </w:trPr>
        <w:tc>
          <w:tcPr>
            <w:tcW w:w="8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26591" w:rsidRPr="000532E6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5.2</w:t>
            </w:r>
          </w:p>
        </w:tc>
        <w:tc>
          <w:tcPr>
            <w:tcW w:w="7562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26591" w:rsidRDefault="00E26591" w:rsidP="002C3BE8">
            <w:pPr>
              <w:numPr>
                <w:ilvl w:val="0"/>
                <w:numId w:val="23"/>
              </w:num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 xml:space="preserve">TIN Certificate 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26591" w:rsidRPr="000B6EB3" w:rsidRDefault="00E26591" w:rsidP="002C3BE8">
            <w:pPr>
              <w:spacing w:before="60" w:after="60"/>
              <w:ind w:firstLine="120"/>
              <w:rPr>
                <w:rFonts w:ascii="Arial" w:hAnsi="Arial" w:cs="Arial"/>
                <w:sz w:val="30"/>
                <w:lang w:val="en-GB"/>
              </w:rPr>
            </w:pPr>
            <w:r w:rsidRPr="000B6EB3">
              <w:rPr>
                <w:rFonts w:ascii="Arial" w:hAnsi="Arial" w:cs="Arial"/>
                <w:sz w:val="30"/>
                <w:lang w:val="en-GB"/>
              </w:rPr>
              <w:t>□</w:t>
            </w:r>
          </w:p>
        </w:tc>
      </w:tr>
      <w:tr w:rsidR="00E26591" w:rsidRPr="000532E6" w:rsidTr="002C3BE8">
        <w:tc>
          <w:tcPr>
            <w:tcW w:w="8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26591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5.3</w:t>
            </w:r>
          </w:p>
        </w:tc>
        <w:tc>
          <w:tcPr>
            <w:tcW w:w="7562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26591" w:rsidRDefault="00E26591" w:rsidP="002C3BE8">
            <w:pPr>
              <w:numPr>
                <w:ilvl w:val="0"/>
                <w:numId w:val="23"/>
              </w:num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VAT Registration certificate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26591" w:rsidRPr="000B6EB3" w:rsidRDefault="00E26591" w:rsidP="002C3BE8">
            <w:pPr>
              <w:spacing w:before="60" w:after="60"/>
              <w:ind w:firstLine="120"/>
              <w:rPr>
                <w:rFonts w:ascii="Arial" w:hAnsi="Arial" w:cs="Arial"/>
                <w:sz w:val="30"/>
                <w:lang w:val="en-GB"/>
              </w:rPr>
            </w:pPr>
            <w:r w:rsidRPr="000B6EB3">
              <w:rPr>
                <w:rFonts w:ascii="Arial" w:hAnsi="Arial" w:cs="Arial"/>
                <w:sz w:val="30"/>
                <w:lang w:val="en-GB"/>
              </w:rPr>
              <w:t>□</w:t>
            </w:r>
          </w:p>
        </w:tc>
      </w:tr>
      <w:tr w:rsidR="00E26591" w:rsidRPr="000532E6" w:rsidTr="002C3BE8">
        <w:tc>
          <w:tcPr>
            <w:tcW w:w="8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26591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5.4</w:t>
            </w:r>
          </w:p>
        </w:tc>
        <w:tc>
          <w:tcPr>
            <w:tcW w:w="7562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26591" w:rsidRDefault="00E26591" w:rsidP="002C3BE8">
            <w:pPr>
              <w:numPr>
                <w:ilvl w:val="0"/>
                <w:numId w:val="23"/>
              </w:num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Affidavit/Article</w:t>
            </w:r>
            <w:r w:rsidR="00D646A7">
              <w:rPr>
                <w:rFonts w:ascii="Arial" w:hAnsi="Arial" w:cs="Arial"/>
                <w:sz w:val="20"/>
                <w:lang w:val="en-GB"/>
              </w:rPr>
              <w:t>s of Incorporation</w:t>
            </w:r>
            <w:r>
              <w:rPr>
                <w:rFonts w:ascii="Arial" w:hAnsi="Arial" w:cs="Arial"/>
                <w:sz w:val="20"/>
                <w:lang w:val="en-GB"/>
              </w:rPr>
              <w:t xml:space="preserve"> of the Firm (as </w:t>
            </w:r>
            <w:r w:rsidR="00146E7D">
              <w:rPr>
                <w:rFonts w:ascii="Arial" w:hAnsi="Arial" w:cs="Arial"/>
                <w:sz w:val="20"/>
                <w:lang w:val="en-GB"/>
              </w:rPr>
              <w:t>applicable</w:t>
            </w:r>
            <w:r>
              <w:rPr>
                <w:rFonts w:ascii="Arial" w:hAnsi="Arial" w:cs="Arial"/>
                <w:sz w:val="20"/>
                <w:lang w:val="en-GB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26591" w:rsidRPr="000B6EB3" w:rsidRDefault="00E26591" w:rsidP="002C3BE8">
            <w:pPr>
              <w:spacing w:before="60" w:after="60"/>
              <w:ind w:firstLine="120"/>
              <w:rPr>
                <w:rFonts w:ascii="Arial" w:hAnsi="Arial" w:cs="Arial"/>
                <w:sz w:val="30"/>
                <w:lang w:val="en-GB"/>
              </w:rPr>
            </w:pPr>
            <w:r w:rsidRPr="000B6EB3">
              <w:rPr>
                <w:rFonts w:ascii="Arial" w:hAnsi="Arial" w:cs="Arial"/>
                <w:sz w:val="30"/>
                <w:lang w:val="en-GB"/>
              </w:rPr>
              <w:t>□</w:t>
            </w:r>
          </w:p>
        </w:tc>
      </w:tr>
      <w:tr w:rsidR="00E26591" w:rsidRPr="000532E6" w:rsidTr="002C3BE8">
        <w:tc>
          <w:tcPr>
            <w:tcW w:w="8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26591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5.5</w:t>
            </w:r>
          </w:p>
        </w:tc>
        <w:tc>
          <w:tcPr>
            <w:tcW w:w="7562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26591" w:rsidRDefault="00E26591" w:rsidP="002C3BE8">
            <w:pPr>
              <w:numPr>
                <w:ilvl w:val="0"/>
                <w:numId w:val="23"/>
              </w:num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Valid Trade License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26591" w:rsidRPr="000B6EB3" w:rsidRDefault="00E26591" w:rsidP="002C3BE8">
            <w:pPr>
              <w:spacing w:before="60" w:after="60"/>
              <w:ind w:firstLine="120"/>
              <w:rPr>
                <w:rFonts w:ascii="Arial" w:hAnsi="Arial" w:cs="Arial"/>
                <w:sz w:val="30"/>
                <w:lang w:val="en-GB"/>
              </w:rPr>
            </w:pPr>
            <w:r w:rsidRPr="000B6EB3">
              <w:rPr>
                <w:rFonts w:ascii="Arial" w:hAnsi="Arial" w:cs="Arial"/>
                <w:sz w:val="30"/>
                <w:lang w:val="en-GB"/>
              </w:rPr>
              <w:t>□</w:t>
            </w:r>
          </w:p>
        </w:tc>
      </w:tr>
      <w:tr w:rsidR="00E26591" w:rsidRPr="000532E6" w:rsidTr="002C3BE8">
        <w:tc>
          <w:tcPr>
            <w:tcW w:w="8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26591" w:rsidRDefault="00E26591" w:rsidP="002C3BE8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5.</w:t>
            </w:r>
            <w:r w:rsidR="00160498">
              <w:rPr>
                <w:rFonts w:ascii="Arial" w:hAnsi="Arial" w:cs="Arial"/>
                <w:sz w:val="20"/>
                <w:lang w:val="en-GB"/>
              </w:rPr>
              <w:t>6</w:t>
            </w:r>
          </w:p>
        </w:tc>
        <w:tc>
          <w:tcPr>
            <w:tcW w:w="7562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26591" w:rsidRDefault="00E26591" w:rsidP="002C3BE8">
            <w:pPr>
              <w:numPr>
                <w:ilvl w:val="0"/>
                <w:numId w:val="23"/>
              </w:num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Evidence in support of age of Proprietor/Managing Director</w:t>
            </w:r>
            <w:r w:rsidR="00D646A7">
              <w:rPr>
                <w:rFonts w:ascii="Arial" w:hAnsi="Arial" w:cs="Arial"/>
                <w:sz w:val="20"/>
                <w:lang w:val="en-GB"/>
              </w:rPr>
              <w:t xml:space="preserve"> i.e.</w:t>
            </w:r>
            <w:r w:rsidR="00DA4CE4">
              <w:rPr>
                <w:rFonts w:ascii="Arial" w:hAnsi="Arial" w:cs="Arial"/>
                <w:sz w:val="20"/>
                <w:lang w:val="en-GB"/>
              </w:rPr>
              <w:t>NID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E26591" w:rsidRPr="000B6EB3" w:rsidRDefault="00E26591" w:rsidP="002C3BE8">
            <w:pPr>
              <w:spacing w:before="60" w:after="60"/>
              <w:ind w:firstLine="120"/>
              <w:rPr>
                <w:rFonts w:ascii="Arial" w:hAnsi="Arial" w:cs="Arial"/>
                <w:sz w:val="30"/>
                <w:lang w:val="en-GB"/>
              </w:rPr>
            </w:pPr>
            <w:r w:rsidRPr="000B6EB3">
              <w:rPr>
                <w:rFonts w:ascii="Arial" w:hAnsi="Arial" w:cs="Arial"/>
                <w:sz w:val="30"/>
                <w:lang w:val="en-GB"/>
              </w:rPr>
              <w:t>□</w:t>
            </w:r>
          </w:p>
        </w:tc>
      </w:tr>
      <w:tr w:rsidR="006F0CE8" w:rsidRPr="000532E6" w:rsidTr="002C3BE8">
        <w:tc>
          <w:tcPr>
            <w:tcW w:w="8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F0CE8" w:rsidRDefault="006F0CE8" w:rsidP="005571A1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5.</w:t>
            </w:r>
            <w:r w:rsidR="00160498">
              <w:rPr>
                <w:rFonts w:ascii="Arial" w:hAnsi="Arial" w:cs="Arial"/>
                <w:sz w:val="20"/>
                <w:lang w:val="en-GB"/>
              </w:rPr>
              <w:t>7</w:t>
            </w:r>
          </w:p>
        </w:tc>
        <w:tc>
          <w:tcPr>
            <w:tcW w:w="7562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F0CE8" w:rsidRDefault="006F0CE8" w:rsidP="00544C87">
            <w:pPr>
              <w:numPr>
                <w:ilvl w:val="0"/>
                <w:numId w:val="23"/>
              </w:num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 w:rsidRPr="006F0CE8">
              <w:rPr>
                <w:rFonts w:ascii="Arial" w:hAnsi="Arial" w:cs="Arial"/>
                <w:sz w:val="20"/>
                <w:lang w:val="en-GB"/>
              </w:rPr>
              <w:t xml:space="preserve">Original or  copies of certificates for </w:t>
            </w:r>
            <w:r w:rsidR="00544C87">
              <w:rPr>
                <w:rFonts w:ascii="Arial" w:hAnsi="Arial" w:cs="Arial"/>
                <w:sz w:val="20"/>
                <w:lang w:val="en-GB"/>
              </w:rPr>
              <w:t>supply</w:t>
            </w:r>
            <w:r w:rsidRPr="006F0CE8">
              <w:rPr>
                <w:rFonts w:ascii="Arial" w:hAnsi="Arial" w:cs="Arial"/>
                <w:sz w:val="20"/>
                <w:lang w:val="en-GB"/>
              </w:rPr>
              <w:t xml:space="preserve">, from concerned </w:t>
            </w:r>
            <w:r>
              <w:rPr>
                <w:rFonts w:ascii="Arial" w:hAnsi="Arial" w:cs="Arial"/>
                <w:sz w:val="20"/>
                <w:lang w:val="en-GB"/>
              </w:rPr>
              <w:t>departments/organisations/clients</w:t>
            </w:r>
            <w:r w:rsidRPr="006F0CE8">
              <w:rPr>
                <w:rFonts w:ascii="Arial" w:hAnsi="Arial" w:cs="Arial"/>
                <w:sz w:val="20"/>
                <w:lang w:val="en-GB"/>
              </w:rPr>
              <w:t>,</w:t>
            </w:r>
            <w:r w:rsidR="00DA4CE4">
              <w:rPr>
                <w:rFonts w:ascii="Arial" w:hAnsi="Arial" w:cs="Arial"/>
                <w:sz w:val="20"/>
                <w:lang w:val="en-GB"/>
              </w:rPr>
              <w:t>(Ref</w:t>
            </w:r>
            <w:r w:rsidR="00D646A7">
              <w:rPr>
                <w:rFonts w:ascii="Arial" w:hAnsi="Arial" w:cs="Arial"/>
                <w:sz w:val="20"/>
                <w:lang w:val="en-GB"/>
              </w:rPr>
              <w:t xml:space="preserve"> para </w:t>
            </w:r>
            <w:r w:rsidR="00DA4CE4">
              <w:rPr>
                <w:rFonts w:ascii="Arial" w:hAnsi="Arial" w:cs="Arial"/>
                <w:sz w:val="20"/>
                <w:lang w:val="en-GB"/>
              </w:rPr>
              <w:t xml:space="preserve"> 4)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6F0CE8" w:rsidRPr="000B6EB3" w:rsidRDefault="006F0CE8" w:rsidP="001F5026">
            <w:pPr>
              <w:spacing w:before="60" w:after="60"/>
              <w:ind w:firstLine="120"/>
              <w:rPr>
                <w:rFonts w:ascii="Arial" w:hAnsi="Arial" w:cs="Arial"/>
                <w:sz w:val="30"/>
                <w:lang w:val="en-GB"/>
              </w:rPr>
            </w:pPr>
            <w:r w:rsidRPr="000B6EB3">
              <w:rPr>
                <w:rFonts w:ascii="Arial" w:hAnsi="Arial" w:cs="Arial"/>
                <w:sz w:val="30"/>
                <w:lang w:val="en-GB"/>
              </w:rPr>
              <w:t>□</w:t>
            </w:r>
          </w:p>
        </w:tc>
      </w:tr>
      <w:tr w:rsidR="001F5026" w:rsidRPr="000532E6" w:rsidTr="002C3BE8">
        <w:tc>
          <w:tcPr>
            <w:tcW w:w="8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F5026" w:rsidRDefault="001F5026" w:rsidP="001F5026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5.</w:t>
            </w:r>
            <w:r w:rsidR="00160498">
              <w:rPr>
                <w:rFonts w:ascii="Arial" w:hAnsi="Arial" w:cs="Arial"/>
                <w:sz w:val="20"/>
                <w:lang w:val="en-GB"/>
              </w:rPr>
              <w:t>8</w:t>
            </w:r>
          </w:p>
        </w:tc>
        <w:tc>
          <w:tcPr>
            <w:tcW w:w="7562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F5026" w:rsidRDefault="001F5026" w:rsidP="001F5026">
            <w:pPr>
              <w:numPr>
                <w:ilvl w:val="0"/>
                <w:numId w:val="23"/>
              </w:num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 w:rsidRPr="00455980">
              <w:rPr>
                <w:rFonts w:ascii="Arial" w:hAnsi="Arial" w:cs="Arial"/>
                <w:sz w:val="20"/>
                <w:szCs w:val="22"/>
                <w:lang w:val="en-GB"/>
              </w:rPr>
              <w:t xml:space="preserve">An affidavit, confirming that the Applicant has the legal capacity to enter into a contract with Procuring Entity, and have not been declared ineligible by the Government of Bangladesh on charges of engaging in </w:t>
            </w:r>
            <w:r w:rsidRPr="00455980">
              <w:rPr>
                <w:rFonts w:ascii="Arial" w:hAnsi="Arial" w:cs="Arial"/>
                <w:b/>
                <w:sz w:val="20"/>
                <w:szCs w:val="22"/>
                <w:lang w:val="en-GB"/>
              </w:rPr>
              <w:t>Corrupt, Fraudulent, Collusive or Coercive practices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F5026" w:rsidRPr="000B6EB3" w:rsidRDefault="001F5026" w:rsidP="001F5026">
            <w:pPr>
              <w:spacing w:before="60" w:after="60"/>
              <w:ind w:firstLine="120"/>
              <w:rPr>
                <w:rFonts w:ascii="Arial" w:hAnsi="Arial" w:cs="Arial"/>
                <w:sz w:val="30"/>
                <w:lang w:val="en-GB"/>
              </w:rPr>
            </w:pPr>
            <w:r w:rsidRPr="000B6EB3">
              <w:rPr>
                <w:rFonts w:ascii="Arial" w:hAnsi="Arial" w:cs="Arial"/>
                <w:sz w:val="30"/>
                <w:lang w:val="en-GB"/>
              </w:rPr>
              <w:t>□</w:t>
            </w:r>
          </w:p>
        </w:tc>
      </w:tr>
      <w:tr w:rsidR="00CF66A2" w:rsidRPr="000532E6" w:rsidTr="002C3BE8">
        <w:tc>
          <w:tcPr>
            <w:tcW w:w="8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F66A2" w:rsidRDefault="00CF66A2" w:rsidP="001F5026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5.</w:t>
            </w:r>
            <w:r w:rsidR="00160498">
              <w:rPr>
                <w:rFonts w:ascii="Arial" w:hAnsi="Arial" w:cs="Arial"/>
                <w:sz w:val="20"/>
                <w:lang w:val="en-GB"/>
              </w:rPr>
              <w:t>9</w:t>
            </w:r>
          </w:p>
        </w:tc>
        <w:tc>
          <w:tcPr>
            <w:tcW w:w="7562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F66A2" w:rsidRPr="00455980" w:rsidRDefault="00FB7FA3" w:rsidP="00FB7FA3">
            <w:pPr>
              <w:numPr>
                <w:ilvl w:val="0"/>
                <w:numId w:val="23"/>
              </w:numPr>
              <w:spacing w:before="60" w:after="60"/>
              <w:rPr>
                <w:rFonts w:ascii="Arial" w:hAnsi="Arial" w:cs="Arial"/>
                <w:sz w:val="20"/>
                <w:szCs w:val="22"/>
                <w:lang w:val="en-GB"/>
              </w:rPr>
            </w:pPr>
            <w:r>
              <w:rPr>
                <w:rFonts w:ascii="Arial" w:hAnsi="Arial" w:cs="Arial"/>
                <w:sz w:val="20"/>
                <w:szCs w:val="22"/>
                <w:lang w:val="en-GB"/>
              </w:rPr>
              <w:t xml:space="preserve">Documentary evidence of supplying goods and related services 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CF66A2" w:rsidRPr="000B6EB3" w:rsidRDefault="00CF66A2" w:rsidP="00DF570D">
            <w:pPr>
              <w:spacing w:before="60" w:after="60"/>
              <w:rPr>
                <w:rFonts w:ascii="Arial" w:hAnsi="Arial" w:cs="Arial"/>
                <w:sz w:val="30"/>
                <w:lang w:val="en-GB"/>
              </w:rPr>
            </w:pPr>
            <w:r w:rsidRPr="000B6EB3">
              <w:rPr>
                <w:rFonts w:ascii="Arial" w:hAnsi="Arial" w:cs="Arial"/>
                <w:sz w:val="30"/>
                <w:lang w:val="en-GB"/>
              </w:rPr>
              <w:t>□</w:t>
            </w:r>
          </w:p>
        </w:tc>
      </w:tr>
      <w:tr w:rsidR="001F5026" w:rsidRPr="000532E6" w:rsidTr="002C3BE8">
        <w:trPr>
          <w:trHeight w:val="2494"/>
        </w:trPr>
        <w:tc>
          <w:tcPr>
            <w:tcW w:w="89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F5026" w:rsidRPr="00115DE5" w:rsidRDefault="001F5026" w:rsidP="001F5026">
            <w:pPr>
              <w:spacing w:before="60" w:after="60"/>
              <w:rPr>
                <w:rFonts w:ascii="Arial" w:hAnsi="Arial" w:cs="Arial"/>
                <w:b/>
                <w:sz w:val="20"/>
                <w:lang w:val="en-GB"/>
              </w:rPr>
            </w:pPr>
            <w:r w:rsidRPr="00115DE5">
              <w:rPr>
                <w:rFonts w:ascii="Arial" w:hAnsi="Arial" w:cs="Arial"/>
                <w:b/>
                <w:sz w:val="20"/>
                <w:lang w:val="en-GB"/>
              </w:rPr>
              <w:t>6.</w:t>
            </w:r>
          </w:p>
        </w:tc>
        <w:tc>
          <w:tcPr>
            <w:tcW w:w="2702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F5026" w:rsidRDefault="001F5026" w:rsidP="001F5026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r>
              <w:rPr>
                <w:rFonts w:ascii="Arial" w:hAnsi="Arial" w:cs="Arial"/>
                <w:sz w:val="20"/>
                <w:lang w:val="en-GB"/>
              </w:rPr>
              <w:t>Specimen Signature of the Applicant:</w:t>
            </w:r>
          </w:p>
          <w:p w:rsidR="001F5026" w:rsidRDefault="001F5026" w:rsidP="001F5026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</w:p>
          <w:p w:rsidR="001F5026" w:rsidRPr="00115DE5" w:rsidRDefault="001F5026" w:rsidP="001F5026">
            <w:pPr>
              <w:spacing w:before="60" w:after="60"/>
              <w:rPr>
                <w:rFonts w:ascii="Arial" w:hAnsi="Arial" w:cs="Arial"/>
                <w:b/>
                <w:sz w:val="20"/>
                <w:lang w:val="en-GB"/>
              </w:rPr>
            </w:pPr>
          </w:p>
        </w:tc>
        <w:tc>
          <w:tcPr>
            <w:tcW w:w="5940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1F5026" w:rsidRPr="000532E6" w:rsidRDefault="00816A48" w:rsidP="001F5026">
            <w:pPr>
              <w:spacing w:before="60" w:after="60"/>
              <w:rPr>
                <w:rFonts w:ascii="Arial" w:hAnsi="Arial" w:cs="Arial"/>
                <w:sz w:val="20"/>
                <w:lang w:val="en-GB"/>
              </w:rPr>
            </w:pPr>
            <w:del w:id="18" w:author="Hp" w:date="2016-06-09T13:13:00Z">
              <w:r w:rsidDel="00836C83">
                <w:rPr>
                  <w:rFonts w:ascii="Arial" w:hAnsi="Arial" w:cs="Arial"/>
                  <w:noProof/>
                  <w:sz w:val="20"/>
                  <w:lang w:eastAsia="en-US"/>
                </w:rPr>
                <mc:AlternateContent>
                  <mc:Choice Requires="wps">
                    <w:drawing>
                      <wp:anchor distT="0" distB="0" distL="114300" distR="114300" simplePos="0" relativeHeight="251659776" behindDoc="0" locked="0" layoutInCell="1" allowOverlap="1">
                        <wp:simplePos x="0" y="0"/>
                        <wp:positionH relativeFrom="column">
                          <wp:posOffset>839470</wp:posOffset>
                        </wp:positionH>
                        <wp:positionV relativeFrom="paragraph">
                          <wp:posOffset>553085</wp:posOffset>
                        </wp:positionV>
                        <wp:extent cx="3200400" cy="339090"/>
                        <wp:effectExtent l="10795" t="10160" r="8255" b="12700"/>
                        <wp:wrapNone/>
                        <wp:docPr id="4" name="Rectangle 7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3200400" cy="3390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428CFDF4" id="Rectangle 72" o:spid="_x0000_s1026" style="position:absolute;margin-left:66.1pt;margin-top:43.55pt;width:252pt;height:26.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"/>
                    </w:pict>
                  </mc:Fallback>
                </mc:AlternateContent>
              </w:r>
            </w:del>
            <w:r>
              <w:rPr>
                <w:rFonts w:ascii="Arial" w:hAnsi="Arial" w:cs="Arial"/>
                <w:noProof/>
                <w:sz w:val="20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280670</wp:posOffset>
                      </wp:positionH>
                      <wp:positionV relativeFrom="paragraph">
                        <wp:posOffset>1010285</wp:posOffset>
                      </wp:positionV>
                      <wp:extent cx="3200400" cy="327660"/>
                      <wp:effectExtent l="6350" t="8255" r="12700" b="6985"/>
                      <wp:wrapNone/>
                      <wp:docPr id="3" name="Rectangle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00400" cy="3276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CC6923" id="Rectangle 73" o:spid="_x0000_s1026" style="position:absolute;margin-left:22.1pt;margin-top:79.55pt;width:252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"/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281305</wp:posOffset>
                      </wp:positionH>
                      <wp:positionV relativeFrom="paragraph">
                        <wp:posOffset>118745</wp:posOffset>
                      </wp:positionV>
                      <wp:extent cx="3200400" cy="323850"/>
                      <wp:effectExtent l="6985" t="12065" r="12065" b="6985"/>
                      <wp:wrapNone/>
                      <wp:docPr id="2" name="Rectangle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004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B9DB50" id="Rectangle 71" o:spid="_x0000_s1026" style="position:absolute;margin-left:22.15pt;margin-top:9.35pt;width:252pt;height:25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"/>
                  </w:pict>
                </mc:Fallback>
              </mc:AlternateContent>
            </w:r>
          </w:p>
        </w:tc>
      </w:tr>
    </w:tbl>
    <w:p w:rsidR="001F5026" w:rsidRDefault="001F5026" w:rsidP="00AC5721">
      <w:pPr>
        <w:spacing w:before="100" w:beforeAutospacing="1" w:after="100" w:afterAutospacing="1"/>
        <w:jc w:val="center"/>
        <w:rPr>
          <w:rFonts w:eastAsia="Batang"/>
          <w:b/>
          <w:bCs/>
          <w:color w:val="000000"/>
          <w:u w:val="single"/>
          <w:lang w:eastAsia="ko-KR"/>
        </w:rPr>
      </w:pPr>
    </w:p>
    <w:p w:rsidR="00CF008A" w:rsidRDefault="001F5026" w:rsidP="000809F9">
      <w:pPr>
        <w:spacing w:before="100" w:beforeAutospacing="1" w:after="100" w:afterAutospacing="1"/>
        <w:jc w:val="center"/>
      </w:pPr>
      <w:r>
        <w:rPr>
          <w:rFonts w:eastAsia="Batang"/>
          <w:b/>
          <w:bCs/>
          <w:color w:val="000000"/>
          <w:u w:val="single"/>
          <w:lang w:eastAsia="ko-KR"/>
        </w:rPr>
        <w:br w:type="page"/>
      </w:r>
      <w:ins w:id="19" w:author="Hp" w:date="2016-06-17T15:15:00Z">
        <w:r w:rsidR="000809F9" w:rsidRPr="00AC5721" w:rsidDel="000809F9">
          <w:rPr>
            <w:rFonts w:eastAsia="Batang"/>
            <w:b/>
            <w:bCs/>
            <w:color w:val="000000"/>
            <w:u w:val="single"/>
            <w:lang w:eastAsia="ko-KR"/>
          </w:rPr>
          <w:lastRenderedPageBreak/>
          <w:t xml:space="preserve"> </w:t>
        </w:r>
      </w:ins>
      <w:bookmarkEnd w:id="13"/>
    </w:p>
    <w:p w:rsidR="000809F9" w:rsidRDefault="000809F9" w:rsidP="000809F9">
      <w:pPr>
        <w:spacing w:before="100" w:beforeAutospacing="1" w:after="100" w:afterAutospacing="1"/>
        <w:jc w:val="center"/>
        <w:rPr>
          <w:rFonts w:eastAsia="Batang"/>
          <w:lang w:eastAsia="ko-KR"/>
        </w:rPr>
      </w:pPr>
      <w:r>
        <w:rPr>
          <w:rFonts w:eastAsia="Batang"/>
          <w:b/>
          <w:bCs/>
          <w:color w:val="000000"/>
          <w:u w:val="single"/>
          <w:lang w:eastAsia="ko-KR"/>
        </w:rPr>
        <w:t>Affidavit to be submitted by Applicants</w:t>
      </w:r>
    </w:p>
    <w:p w:rsidR="000809F9" w:rsidRDefault="000809F9" w:rsidP="000809F9">
      <w:pPr>
        <w:spacing w:before="100" w:beforeAutospacing="1" w:after="100" w:afterAutospacing="1"/>
        <w:jc w:val="center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(To be executed on non-judicial stamp paper)\</w:t>
      </w:r>
    </w:p>
    <w:p w:rsidR="000809F9" w:rsidRDefault="000809F9" w:rsidP="000809F9">
      <w:pPr>
        <w:spacing w:before="100" w:beforeAutospacing="1" w:after="100" w:afterAutospacing="1"/>
        <w:jc w:val="center"/>
        <w:rPr>
          <w:rFonts w:ascii="Arial" w:hAnsi="Arial" w:cs="Arial"/>
          <w:sz w:val="8"/>
          <w:szCs w:val="22"/>
          <w:lang w:val="en-GB"/>
        </w:rPr>
      </w:pPr>
    </w:p>
    <w:p w:rsidR="000809F9" w:rsidRDefault="000809F9" w:rsidP="000809F9">
      <w:pPr>
        <w:spacing w:before="100" w:beforeAutospacing="1" w:after="100" w:afterAutospacing="1" w:line="312" w:lineRule="auto"/>
        <w:ind w:firstLine="720"/>
        <w:jc w:val="both"/>
        <w:textAlignment w:val="top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 xml:space="preserve">I.................................... S/o//D/o........................................... presently residing at ........................  hereby state as follows: </w:t>
      </w:r>
    </w:p>
    <w:p w:rsidR="000809F9" w:rsidRDefault="000809F9" w:rsidP="000809F9">
      <w:pPr>
        <w:spacing w:before="100" w:beforeAutospacing="1" w:after="100" w:afterAutospacing="1" w:line="312" w:lineRule="auto"/>
        <w:ind w:left="720"/>
        <w:textAlignment w:val="top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I was born on........................... (date) in    ------------------------(name of District)</w:t>
      </w:r>
    </w:p>
    <w:p w:rsidR="000809F9" w:rsidRDefault="000809F9" w:rsidP="000809F9">
      <w:pPr>
        <w:spacing w:before="100" w:beforeAutospacing="1" w:after="100" w:afterAutospacing="1" w:line="312" w:lineRule="auto"/>
        <w:ind w:firstLine="720"/>
        <w:jc w:val="both"/>
        <w:textAlignment w:val="top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I take oath and solemnly declare/affirm that, I have the legal capacity to enter into a contract with Procuring Entity, and have not been declared ineligible by any of the PE’s under any Government/semi Government/autonomous bodies of Government of Bangladesh on charges of engaging in Corrupt, Fraudulent, Collusive or Coercive practices and I further declare that I am a Citizen of Bangladesh.</w:t>
      </w:r>
    </w:p>
    <w:p w:rsidR="000809F9" w:rsidRDefault="000809F9" w:rsidP="000809F9">
      <w:pPr>
        <w:spacing w:before="100" w:beforeAutospacing="1" w:after="100" w:afterAutospacing="1" w:line="312" w:lineRule="auto"/>
        <w:textAlignment w:val="top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and</w:t>
      </w:r>
    </w:p>
    <w:p w:rsidR="000809F9" w:rsidRDefault="000809F9" w:rsidP="000809F9">
      <w:pPr>
        <w:spacing w:before="100" w:beforeAutospacing="1" w:after="100" w:afterAutospacing="1" w:line="312" w:lineRule="auto"/>
        <w:textAlignment w:val="top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 xml:space="preserve"> </w:t>
      </w:r>
      <w:r>
        <w:rPr>
          <w:rFonts w:ascii="Arial" w:hAnsi="Arial" w:cs="Arial"/>
          <w:sz w:val="22"/>
          <w:szCs w:val="22"/>
          <w:lang w:val="en-GB"/>
        </w:rPr>
        <w:tab/>
        <w:t xml:space="preserve">the particulars furnished by me above are correct and that I have not concealed or misrepresented any facts.                                                                                               </w:t>
      </w:r>
    </w:p>
    <w:p w:rsidR="000809F9" w:rsidRDefault="000809F9" w:rsidP="000809F9">
      <w:pPr>
        <w:spacing w:before="100" w:beforeAutospacing="1" w:after="100" w:afterAutospacing="1"/>
        <w:textAlignment w:val="top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 xml:space="preserve">                                                                                                         ……………………………..</w:t>
      </w:r>
    </w:p>
    <w:p w:rsidR="000809F9" w:rsidRDefault="000809F9" w:rsidP="000809F9">
      <w:pPr>
        <w:spacing w:before="100" w:beforeAutospacing="1" w:after="100" w:afterAutospacing="1"/>
        <w:textAlignment w:val="top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 xml:space="preserve">                                                                                                      Signature of the Applicant</w:t>
      </w:r>
    </w:p>
    <w:p w:rsidR="000809F9" w:rsidRDefault="000809F9" w:rsidP="000809F9">
      <w:pPr>
        <w:spacing w:before="100" w:beforeAutospacing="1" w:after="100" w:afterAutospacing="1"/>
        <w:textAlignment w:val="top"/>
        <w:rPr>
          <w:u w:val="single"/>
        </w:rPr>
      </w:pPr>
      <w:r>
        <w:rPr>
          <w:rFonts w:ascii="Arial" w:hAnsi="Arial" w:cs="Arial"/>
          <w:b/>
          <w:sz w:val="22"/>
          <w:szCs w:val="22"/>
          <w:lang w:val="en-GB"/>
        </w:rPr>
        <w:t xml:space="preserve">                                                                    </w:t>
      </w:r>
      <w:r>
        <w:rPr>
          <w:rFonts w:ascii="Arial" w:hAnsi="Arial" w:cs="Arial"/>
          <w:b/>
          <w:sz w:val="22"/>
          <w:szCs w:val="22"/>
          <w:u w:val="single"/>
          <w:lang w:val="en-GB"/>
        </w:rPr>
        <w:t>WITNESSES</w:t>
      </w:r>
      <w:r>
        <w:rPr>
          <w:u w:val="single"/>
        </w:rPr>
        <w:t xml:space="preserve">                                                                                </w:t>
      </w:r>
    </w:p>
    <w:p w:rsidR="000809F9" w:rsidRDefault="000809F9" w:rsidP="000809F9"/>
    <w:p w:rsidR="000809F9" w:rsidRDefault="000809F9" w:rsidP="000809F9">
      <w:r>
        <w:t xml:space="preserve">1………………………….                                                    2…………………………………….                    </w:t>
      </w:r>
    </w:p>
    <w:p w:rsidR="000809F9" w:rsidRDefault="000809F9" w:rsidP="000809F9"/>
    <w:p w:rsidR="000809F9" w:rsidRDefault="000809F9" w:rsidP="000809F9">
      <w:r>
        <w:t xml:space="preserve">                                                                    Sworn to before me </w:t>
      </w:r>
    </w:p>
    <w:p w:rsidR="000809F9" w:rsidRDefault="000809F9" w:rsidP="000809F9"/>
    <w:p w:rsidR="000809F9" w:rsidRDefault="000809F9" w:rsidP="000809F9">
      <w:r>
        <w:t>This…………………………. Day of …………………………..20           at ……………</w:t>
      </w:r>
    </w:p>
    <w:p w:rsidR="000809F9" w:rsidRDefault="000809F9" w:rsidP="000809F9"/>
    <w:p w:rsidR="000809F9" w:rsidRDefault="000809F9" w:rsidP="000809F9">
      <w:r>
        <w:t>……………………………………………………………………………………………….</w:t>
      </w:r>
    </w:p>
    <w:p w:rsidR="000809F9" w:rsidRDefault="000809F9" w:rsidP="000809F9"/>
    <w:p w:rsidR="000809F9" w:rsidRDefault="000809F9" w:rsidP="000809F9">
      <w:pPr>
        <w:tabs>
          <w:tab w:val="left" w:pos="3070"/>
        </w:tabs>
      </w:pPr>
      <w:r>
        <w:tab/>
        <w:t xml:space="preserve">                    Notary Public</w:t>
      </w:r>
    </w:p>
    <w:p w:rsidR="00CF008A" w:rsidRDefault="00CF008A" w:rsidP="00083682">
      <w:pPr>
        <w:tabs>
          <w:tab w:val="left" w:pos="3070"/>
        </w:tabs>
        <w:jc w:val="center"/>
      </w:pPr>
    </w:p>
    <w:p w:rsidR="00BC26E3" w:rsidRPr="00E006C4" w:rsidRDefault="00E006C4" w:rsidP="00083682">
      <w:pPr>
        <w:tabs>
          <w:tab w:val="left" w:pos="3070"/>
        </w:tabs>
        <w:jc w:val="center"/>
      </w:pPr>
      <w:r>
        <w:t>Notary Public</w:t>
      </w:r>
    </w:p>
    <w:sectPr w:rsidR="00BC26E3" w:rsidRPr="00E006C4" w:rsidSect="0075659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pgSz w:w="12240" w:h="15840" w:code="1"/>
      <w:pgMar w:top="1267" w:right="1440" w:bottom="90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3709" w:rsidRDefault="00683709">
      <w:r>
        <w:separator/>
      </w:r>
    </w:p>
  </w:endnote>
  <w:endnote w:type="continuationSeparator" w:id="0">
    <w:p w:rsidR="00683709" w:rsidRDefault="00683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52.1,52.2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rifa BT">
    <w:altName w:val="Cambria Math"/>
    <w:charset w:val="00"/>
    <w:family w:val="roman"/>
    <w:pitch w:val="variable"/>
    <w:sig w:usb0="00000001" w:usb1="00000000" w:usb2="00000000" w:usb3="00000000" w:csb0="0000001B" w:csb1="00000000"/>
  </w:font>
  <w:font w:name="Times New Roman Bold">
    <w:panose1 w:val="02020803070505020304"/>
    <w:charset w:val="00"/>
    <w:family w:val="roman"/>
    <w:notTrueType/>
    <w:pitch w:val="default"/>
  </w:font>
  <w:font w:name="Amer Type BT">
    <w:altName w:val="Times New Roman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3C7E" w:rsidRDefault="001E3C7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E3C7E" w:rsidRDefault="001E3C7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3C7E" w:rsidRDefault="001E3C7E" w:rsidP="00FF137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E3C7E" w:rsidRDefault="001E3C7E" w:rsidP="0086329D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3C7E" w:rsidRDefault="001E3C7E" w:rsidP="00FF137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16A48">
      <w:rPr>
        <w:rStyle w:val="PageNumber"/>
        <w:noProof/>
      </w:rPr>
      <w:t>10</w:t>
    </w:r>
    <w:r>
      <w:rPr>
        <w:rStyle w:val="PageNumber"/>
      </w:rPr>
      <w:fldChar w:fldCharType="end"/>
    </w:r>
  </w:p>
  <w:p w:rsidR="001E3C7E" w:rsidRPr="00BA27BB" w:rsidRDefault="001E3C7E" w:rsidP="00EE49DA">
    <w:pPr>
      <w:pStyle w:val="Footer"/>
      <w:ind w:right="360"/>
      <w:jc w:val="right"/>
      <w:rPr>
        <w:sz w:val="18"/>
        <w:szCs w:val="18"/>
        <w:lang w:val="fr-F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3709" w:rsidRDefault="00683709">
      <w:r>
        <w:separator/>
      </w:r>
    </w:p>
  </w:footnote>
  <w:footnote w:type="continuationSeparator" w:id="0">
    <w:p w:rsidR="00683709" w:rsidRDefault="006837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86921" w:rsidRDefault="00816A48">
    <w:pPr>
      <w:pStyle w:val="Header"/>
    </w:pPr>
    <w:ins w:id="5" w:author="cptu31031" w:date="2010-10-26T13:27:00Z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-628015</wp:posOffset>
                </wp:positionH>
                <wp:positionV relativeFrom="paragraph">
                  <wp:posOffset>2558415</wp:posOffset>
                </wp:positionV>
                <wp:extent cx="7323455" cy="4257675"/>
                <wp:effectExtent l="0" t="777240" r="0" b="403860"/>
                <wp:wrapNone/>
                <wp:docPr id="1" name="WordArt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 rot="-819043">
                          <a:off x="0" y="0"/>
                          <a:ext cx="7323455" cy="425767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816A48" w:rsidRDefault="00816A48" w:rsidP="00816A4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 Black" w:hAnsi="Arial Black"/>
                                <w:color w:val="BFBFBF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BFBFBF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Preliminary Working Draft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13" o:spid="_x0000_s1029" type="#_x0000_t202" style="position:absolute;margin-left:-49.45pt;margin-top:201.45pt;width:576.65pt;height:335.25pt;rotation:-894613fd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" filled="f" stroked="f">
                <o:lock v:ext="edit" shapetype="t"/>
                <v:textbox style="mso-fit-shape-to-text:t">
                  <w:txbxContent>
                    <w:p w:rsidR="00816A48" w:rsidRDefault="00816A48" w:rsidP="00816A4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 Black" w:hAnsi="Arial Black"/>
                          <w:color w:val="BFBFBF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BFBFBF"/>
                            </w14:solidFill>
                            <w14:prstDash w14:val="solid"/>
                            <w14:round/>
                          </w14:textOutline>
                        </w:rPr>
                        <w:t>Preliminary Working Draft</w:t>
                      </w:r>
                    </w:p>
                  </w:txbxContent>
                </v:textbox>
              </v:shape>
            </w:pict>
          </mc:Fallback>
        </mc:AlternateContent>
      </w:r>
    </w:ins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3C7E" w:rsidRDefault="001E3C7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3C7E" w:rsidRPr="00BA27BB" w:rsidRDefault="001E3C7E">
    <w:pPr>
      <w:pStyle w:val="Header"/>
      <w:rPr>
        <w:b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E3C7E" w:rsidRDefault="001E3C7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0351F"/>
    <w:multiLevelType w:val="hybridMultilevel"/>
    <w:tmpl w:val="31CE061E"/>
    <w:lvl w:ilvl="0" w:tplc="7C74011A">
      <w:start w:val="1"/>
      <w:numFmt w:val="lowerRoman"/>
      <w:lvlText w:val="(%1)"/>
      <w:lvlJc w:val="left"/>
      <w:pPr>
        <w:tabs>
          <w:tab w:val="num" w:pos="2836"/>
        </w:tabs>
        <w:ind w:left="3052" w:hanging="534"/>
      </w:pPr>
      <w:rPr>
        <w:rFonts w:ascii="Arial" w:hAnsi="Arial" w:hint="default"/>
        <w:b w:val="0"/>
        <w:i w:val="0"/>
        <w:color w:val="auto"/>
        <w:sz w:val="2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699"/>
        </w:tabs>
        <w:ind w:left="2699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419"/>
        </w:tabs>
        <w:ind w:left="3419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4139"/>
        </w:tabs>
        <w:ind w:left="4139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859"/>
        </w:tabs>
        <w:ind w:left="4859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579"/>
        </w:tabs>
        <w:ind w:left="5579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6299"/>
        </w:tabs>
        <w:ind w:left="6299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7019"/>
        </w:tabs>
        <w:ind w:left="7019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739"/>
        </w:tabs>
        <w:ind w:left="7739" w:hanging="180"/>
      </w:pPr>
    </w:lvl>
  </w:abstractNum>
  <w:abstractNum w:abstractNumId="1" w15:restartNumberingAfterBreak="0">
    <w:nsid w:val="03E17196"/>
    <w:multiLevelType w:val="hybridMultilevel"/>
    <w:tmpl w:val="9B64B7DE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46CE5"/>
    <w:multiLevelType w:val="hybridMultilevel"/>
    <w:tmpl w:val="9D6E0AD0"/>
    <w:lvl w:ilvl="0" w:tplc="6BEE0D62">
      <w:start w:val="1"/>
      <w:numFmt w:val="decimal"/>
      <w:lvlText w:val="1.%1"/>
      <w:lvlJc w:val="left"/>
      <w:pPr>
        <w:tabs>
          <w:tab w:val="num" w:pos="945"/>
        </w:tabs>
        <w:ind w:left="945" w:hanging="648"/>
      </w:pPr>
      <w:rPr>
        <w:rFonts w:hint="default"/>
        <w:b w:val="0"/>
        <w:bCs w:val="0"/>
        <w:i w:val="0"/>
        <w:color w:val="auto"/>
        <w:sz w:val="22"/>
      </w:rPr>
    </w:lvl>
    <w:lvl w:ilvl="1" w:tplc="347CD718">
      <w:start w:val="1"/>
      <w:numFmt w:val="none"/>
      <w:lvlText w:val="1.2"/>
      <w:lvlJc w:val="left"/>
      <w:pPr>
        <w:tabs>
          <w:tab w:val="num" w:pos="1125"/>
        </w:tabs>
        <w:ind w:left="1125" w:hanging="648"/>
      </w:pPr>
      <w:rPr>
        <w:rFonts w:hint="default"/>
        <w:b w:val="0"/>
        <w:bCs w:val="0"/>
        <w:i w:val="0"/>
        <w:color w:val="auto"/>
        <w:sz w:val="22"/>
      </w:rPr>
    </w:lvl>
    <w:lvl w:ilvl="2" w:tplc="85B4B132">
      <w:start w:val="1"/>
      <w:numFmt w:val="none"/>
      <w:lvlText w:val="1.3"/>
      <w:lvlJc w:val="left"/>
      <w:pPr>
        <w:tabs>
          <w:tab w:val="num" w:pos="927"/>
        </w:tabs>
        <w:ind w:left="927" w:hanging="648"/>
      </w:pPr>
      <w:rPr>
        <w:rFonts w:hint="default"/>
        <w:b w:val="0"/>
        <w:bCs w:val="0"/>
        <w:i w:val="0"/>
        <w:color w:val="auto"/>
        <w:sz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997"/>
        </w:tabs>
        <w:ind w:left="299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17"/>
        </w:tabs>
        <w:ind w:left="371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37"/>
        </w:tabs>
        <w:ind w:left="443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57"/>
        </w:tabs>
        <w:ind w:left="515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77"/>
        </w:tabs>
        <w:ind w:left="587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97"/>
        </w:tabs>
        <w:ind w:left="6597" w:hanging="180"/>
      </w:pPr>
    </w:lvl>
  </w:abstractNum>
  <w:abstractNum w:abstractNumId="3" w15:restartNumberingAfterBreak="0">
    <w:nsid w:val="085D778E"/>
    <w:multiLevelType w:val="hybridMultilevel"/>
    <w:tmpl w:val="C8887D7A"/>
    <w:lvl w:ilvl="0" w:tplc="A2ECB068">
      <w:start w:val="1"/>
      <w:numFmt w:val="lowerLetter"/>
      <w:lvlText w:val="%1."/>
      <w:lvlJc w:val="left"/>
      <w:pPr>
        <w:tabs>
          <w:tab w:val="num" w:pos="936"/>
        </w:tabs>
        <w:ind w:left="936" w:hanging="648"/>
      </w:pPr>
      <w:rPr>
        <w:rFonts w:hint="default"/>
        <w:b w:val="0"/>
        <w:bCs w:val="0"/>
        <w:i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648"/>
        </w:tabs>
        <w:ind w:left="64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68"/>
        </w:tabs>
        <w:ind w:left="136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8"/>
        </w:tabs>
        <w:ind w:left="208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08"/>
        </w:tabs>
        <w:ind w:left="280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28"/>
        </w:tabs>
        <w:ind w:left="352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248"/>
        </w:tabs>
        <w:ind w:left="424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968"/>
        </w:tabs>
        <w:ind w:left="496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88"/>
        </w:tabs>
        <w:ind w:left="5688" w:hanging="180"/>
      </w:pPr>
    </w:lvl>
  </w:abstractNum>
  <w:abstractNum w:abstractNumId="4" w15:restartNumberingAfterBreak="0">
    <w:nsid w:val="09FE7B83"/>
    <w:multiLevelType w:val="multilevel"/>
    <w:tmpl w:val="9DB6ECE6"/>
    <w:lvl w:ilvl="0">
      <w:start w:val="1"/>
      <w:numFmt w:val="decimal"/>
      <w:lvlText w:val="1.%1"/>
      <w:lvlJc w:val="left"/>
      <w:pPr>
        <w:tabs>
          <w:tab w:val="num" w:pos="828"/>
        </w:tabs>
        <w:ind w:left="828" w:hanging="648"/>
      </w:pPr>
      <w:rPr>
        <w:rFonts w:hint="default"/>
        <w:b w:val="0"/>
        <w:bCs w:val="0"/>
        <w:i w:val="0"/>
        <w:color w:val="auto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A9702BA"/>
    <w:multiLevelType w:val="hybridMultilevel"/>
    <w:tmpl w:val="ECFABDB0"/>
    <w:lvl w:ilvl="0" w:tplc="7E969DA6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06F2CB6"/>
    <w:multiLevelType w:val="hybridMultilevel"/>
    <w:tmpl w:val="ABE06272"/>
    <w:lvl w:ilvl="0" w:tplc="99B89F50">
      <w:start w:val="1"/>
      <w:numFmt w:val="lowerLetter"/>
      <w:pStyle w:val="StyleClauseSubList12ptJustifiedAfter10pt"/>
      <w:lvlText w:val="(%1)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 w:val="0"/>
        <w:i w:val="0"/>
        <w:color w:val="auto"/>
        <w:sz w:val="24"/>
        <w:szCs w:val="24"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1AE7207"/>
    <w:multiLevelType w:val="hybridMultilevel"/>
    <w:tmpl w:val="A8A8DEF0"/>
    <w:lvl w:ilvl="0" w:tplc="81E80EA6">
      <w:start w:val="1"/>
      <w:numFmt w:val="lowerLetter"/>
      <w:lvlText w:val="%1."/>
      <w:lvlJc w:val="left"/>
      <w:pPr>
        <w:tabs>
          <w:tab w:val="num" w:pos="648"/>
        </w:tabs>
        <w:ind w:left="288" w:hanging="288"/>
      </w:pPr>
      <w:rPr>
        <w:rFonts w:hint="default"/>
        <w:b w:val="0"/>
        <w:bCs w:val="0"/>
        <w:i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2F61A69"/>
    <w:multiLevelType w:val="hybridMultilevel"/>
    <w:tmpl w:val="1DBAE730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7866DC"/>
    <w:multiLevelType w:val="hybridMultilevel"/>
    <w:tmpl w:val="992A9036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2228EC"/>
    <w:multiLevelType w:val="hybridMultilevel"/>
    <w:tmpl w:val="5DF4ACB2"/>
    <w:lvl w:ilvl="0" w:tplc="347CD718">
      <w:start w:val="1"/>
      <w:numFmt w:val="none"/>
      <w:lvlText w:val="1.2"/>
      <w:lvlJc w:val="left"/>
      <w:pPr>
        <w:tabs>
          <w:tab w:val="num" w:pos="945"/>
        </w:tabs>
        <w:ind w:left="945" w:hanging="648"/>
      </w:pPr>
      <w:rPr>
        <w:rFonts w:hint="default"/>
        <w:b w:val="0"/>
        <w:bCs w:val="0"/>
        <w:i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1" w15:restartNumberingAfterBreak="0">
    <w:nsid w:val="18257031"/>
    <w:multiLevelType w:val="multilevel"/>
    <w:tmpl w:val="AC1C31CA"/>
    <w:styleLink w:val="Style3"/>
    <w:lvl w:ilvl="0">
      <w:start w:val="1"/>
      <w:numFmt w:val="none"/>
      <w:lvlText w:val="6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1E3C1475"/>
    <w:multiLevelType w:val="multilevel"/>
    <w:tmpl w:val="1CA2D3DE"/>
    <w:styleLink w:val="Style1"/>
    <w:lvl w:ilvl="0">
      <w:start w:val="1"/>
      <w:numFmt w:val="none"/>
      <w:lvlText w:val="52.1"/>
      <w:lvlJc w:val="left"/>
      <w:pPr>
        <w:tabs>
          <w:tab w:val="num" w:pos="576"/>
        </w:tabs>
        <w:ind w:left="576" w:hanging="576"/>
      </w:pPr>
      <w:rPr>
        <w:rFonts w:ascii="52.1,52.2" w:hAnsi="52.1,52.2" w:hint="default"/>
        <w:sz w:val="21"/>
        <w:szCs w:val="21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0DE24F6"/>
    <w:multiLevelType w:val="hybridMultilevel"/>
    <w:tmpl w:val="54D6F1B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083E1D"/>
    <w:multiLevelType w:val="multilevel"/>
    <w:tmpl w:val="3FC4D442"/>
    <w:styleLink w:val="Style4"/>
    <w:lvl w:ilvl="0">
      <w:start w:val="1"/>
      <w:numFmt w:val="none"/>
      <w:lvlText w:val="62.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2165E77"/>
    <w:multiLevelType w:val="hybridMultilevel"/>
    <w:tmpl w:val="8FD09620"/>
    <w:lvl w:ilvl="0" w:tplc="7C74011A">
      <w:start w:val="1"/>
      <w:numFmt w:val="lowerRoman"/>
      <w:lvlText w:val="(%1)"/>
      <w:lvlJc w:val="left"/>
      <w:pPr>
        <w:tabs>
          <w:tab w:val="num" w:pos="3913"/>
        </w:tabs>
        <w:ind w:left="4129" w:hanging="534"/>
      </w:pPr>
      <w:rPr>
        <w:rFonts w:ascii="Arial" w:hAnsi="Arial" w:hint="default"/>
        <w:b w:val="0"/>
        <w:i w:val="0"/>
        <w:color w:val="auto"/>
        <w:sz w:val="20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3776"/>
        </w:tabs>
        <w:ind w:left="3776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4496"/>
        </w:tabs>
        <w:ind w:left="4496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5216"/>
        </w:tabs>
        <w:ind w:left="5216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5936"/>
        </w:tabs>
        <w:ind w:left="5936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6656"/>
        </w:tabs>
        <w:ind w:left="6656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7376"/>
        </w:tabs>
        <w:ind w:left="7376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8096"/>
        </w:tabs>
        <w:ind w:left="8096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8816"/>
        </w:tabs>
        <w:ind w:left="8816" w:hanging="180"/>
      </w:pPr>
    </w:lvl>
  </w:abstractNum>
  <w:abstractNum w:abstractNumId="16" w15:restartNumberingAfterBreak="0">
    <w:nsid w:val="258F1BE6"/>
    <w:multiLevelType w:val="hybridMultilevel"/>
    <w:tmpl w:val="D4BCDBDC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04039C"/>
    <w:multiLevelType w:val="hybridMultilevel"/>
    <w:tmpl w:val="175478EE"/>
    <w:lvl w:ilvl="0" w:tplc="A5509CC0">
      <w:start w:val="1"/>
      <w:numFmt w:val="decimal"/>
      <w:lvlText w:val="%1."/>
      <w:lvlJc w:val="left"/>
      <w:pPr>
        <w:tabs>
          <w:tab w:val="num" w:pos="1152"/>
        </w:tabs>
        <w:ind w:left="1368" w:hanging="288"/>
      </w:pPr>
      <w:rPr>
        <w:rFonts w:ascii="Arial" w:hAnsi="Arial" w:cs="Arial" w:hint="default"/>
        <w:b/>
        <w:bCs w:val="0"/>
        <w:i w:val="0"/>
        <w:color w:val="auto"/>
        <w:sz w:val="22"/>
      </w:rPr>
    </w:lvl>
    <w:lvl w:ilvl="1" w:tplc="321CC73E">
      <w:start w:val="1"/>
      <w:numFmt w:val="decimal"/>
      <w:lvlText w:val="1.%2"/>
      <w:lvlJc w:val="left"/>
      <w:pPr>
        <w:tabs>
          <w:tab w:val="num" w:pos="1728"/>
        </w:tabs>
        <w:ind w:left="1728" w:hanging="648"/>
      </w:pPr>
      <w:rPr>
        <w:rFonts w:hint="default"/>
        <w:b w:val="0"/>
        <w:bCs w:val="0"/>
        <w:i w:val="0"/>
        <w:color w:val="auto"/>
        <w:sz w:val="22"/>
      </w:rPr>
    </w:lvl>
    <w:lvl w:ilvl="2" w:tplc="EC840DCA">
      <w:start w:val="1"/>
      <w:numFmt w:val="decimal"/>
      <w:lvlText w:val="2.%3"/>
      <w:lvlJc w:val="left"/>
      <w:pPr>
        <w:tabs>
          <w:tab w:val="num" w:pos="2628"/>
        </w:tabs>
        <w:ind w:left="2628" w:hanging="648"/>
      </w:pPr>
      <w:rPr>
        <w:rFonts w:hint="default"/>
        <w:b w:val="0"/>
        <w:bCs w:val="0"/>
        <w:i w:val="0"/>
        <w:color w:val="auto"/>
        <w:sz w:val="22"/>
      </w:rPr>
    </w:lvl>
    <w:lvl w:ilvl="3" w:tplc="1178A428">
      <w:start w:val="1"/>
      <w:numFmt w:val="decimal"/>
      <w:lvlText w:val="3.%4"/>
      <w:lvlJc w:val="left"/>
      <w:pPr>
        <w:tabs>
          <w:tab w:val="num" w:pos="3168"/>
        </w:tabs>
        <w:ind w:left="3168" w:hanging="648"/>
      </w:pPr>
      <w:rPr>
        <w:rFonts w:hint="default"/>
        <w:b w:val="0"/>
        <w:bCs w:val="0"/>
        <w:i w:val="0"/>
        <w:color w:val="auto"/>
        <w:sz w:val="22"/>
      </w:rPr>
    </w:lvl>
    <w:lvl w:ilvl="4" w:tplc="4F6411F6">
      <w:start w:val="1"/>
      <w:numFmt w:val="decimal"/>
      <w:lvlText w:val="4.%5"/>
      <w:lvlJc w:val="left"/>
      <w:pPr>
        <w:tabs>
          <w:tab w:val="num" w:pos="3888"/>
        </w:tabs>
        <w:ind w:left="3888" w:hanging="648"/>
      </w:pPr>
      <w:rPr>
        <w:rFonts w:hint="default"/>
        <w:b w:val="0"/>
        <w:bCs w:val="0"/>
        <w:i w:val="0"/>
        <w:color w:val="auto"/>
        <w:sz w:val="22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2A3E4296"/>
    <w:multiLevelType w:val="hybridMultilevel"/>
    <w:tmpl w:val="C8947652"/>
    <w:lvl w:ilvl="0" w:tplc="7BEC8D04">
      <w:start w:val="5"/>
      <w:numFmt w:val="decimal"/>
      <w:lvlText w:val="1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913407DA">
      <w:start w:val="2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AC86763"/>
    <w:multiLevelType w:val="multilevel"/>
    <w:tmpl w:val="C8887D7A"/>
    <w:lvl w:ilvl="0">
      <w:start w:val="1"/>
      <w:numFmt w:val="lowerLetter"/>
      <w:lvlText w:val="%1."/>
      <w:lvlJc w:val="left"/>
      <w:pPr>
        <w:tabs>
          <w:tab w:val="num" w:pos="936"/>
        </w:tabs>
        <w:ind w:left="936" w:hanging="648"/>
      </w:pPr>
      <w:rPr>
        <w:rFonts w:hint="default"/>
        <w:b w:val="0"/>
        <w:bCs w:val="0"/>
        <w:i w:val="0"/>
        <w:color w:val="auto"/>
        <w:sz w:val="22"/>
      </w:rPr>
    </w:lvl>
    <w:lvl w:ilvl="1">
      <w:start w:val="1"/>
      <w:numFmt w:val="lowerLetter"/>
      <w:lvlText w:val="%2."/>
      <w:lvlJc w:val="left"/>
      <w:pPr>
        <w:tabs>
          <w:tab w:val="num" w:pos="648"/>
        </w:tabs>
        <w:ind w:left="648" w:hanging="360"/>
      </w:p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180"/>
      </w:pPr>
    </w:lvl>
    <w:lvl w:ilvl="3">
      <w:start w:val="1"/>
      <w:numFmt w:val="decimal"/>
      <w:lvlText w:val="%4."/>
      <w:lvlJc w:val="left"/>
      <w:pPr>
        <w:tabs>
          <w:tab w:val="num" w:pos="2088"/>
        </w:tabs>
        <w:ind w:left="2088" w:hanging="360"/>
      </w:pPr>
    </w:lvl>
    <w:lvl w:ilvl="4">
      <w:start w:val="1"/>
      <w:numFmt w:val="lowerLetter"/>
      <w:lvlText w:val="%5."/>
      <w:lvlJc w:val="left"/>
      <w:pPr>
        <w:tabs>
          <w:tab w:val="num" w:pos="2808"/>
        </w:tabs>
        <w:ind w:left="2808" w:hanging="360"/>
      </w:pPr>
    </w:lvl>
    <w:lvl w:ilvl="5">
      <w:start w:val="1"/>
      <w:numFmt w:val="lowerRoman"/>
      <w:lvlText w:val="%6."/>
      <w:lvlJc w:val="right"/>
      <w:pPr>
        <w:tabs>
          <w:tab w:val="num" w:pos="3528"/>
        </w:tabs>
        <w:ind w:left="3528" w:hanging="180"/>
      </w:pPr>
    </w:lvl>
    <w:lvl w:ilvl="6">
      <w:start w:val="1"/>
      <w:numFmt w:val="decimal"/>
      <w:lvlText w:val="%7."/>
      <w:lvlJc w:val="left"/>
      <w:pPr>
        <w:tabs>
          <w:tab w:val="num" w:pos="4248"/>
        </w:tabs>
        <w:ind w:left="4248" w:hanging="360"/>
      </w:pPr>
    </w:lvl>
    <w:lvl w:ilvl="7">
      <w:start w:val="1"/>
      <w:numFmt w:val="lowerLetter"/>
      <w:lvlText w:val="%8."/>
      <w:lvlJc w:val="left"/>
      <w:pPr>
        <w:tabs>
          <w:tab w:val="num" w:pos="4968"/>
        </w:tabs>
        <w:ind w:left="4968" w:hanging="360"/>
      </w:pPr>
    </w:lvl>
    <w:lvl w:ilvl="8">
      <w:start w:val="1"/>
      <w:numFmt w:val="lowerRoman"/>
      <w:lvlText w:val="%9."/>
      <w:lvlJc w:val="right"/>
      <w:pPr>
        <w:tabs>
          <w:tab w:val="num" w:pos="5688"/>
        </w:tabs>
        <w:ind w:left="5688" w:hanging="180"/>
      </w:pPr>
    </w:lvl>
  </w:abstractNum>
  <w:abstractNum w:abstractNumId="20" w15:restartNumberingAfterBreak="0">
    <w:nsid w:val="2BA100C7"/>
    <w:multiLevelType w:val="multilevel"/>
    <w:tmpl w:val="0409001D"/>
    <w:styleLink w:val="Style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2E7048AF"/>
    <w:multiLevelType w:val="hybridMultilevel"/>
    <w:tmpl w:val="87BA7DC6"/>
    <w:lvl w:ilvl="0" w:tplc="796ED79C">
      <w:start w:val="1"/>
      <w:numFmt w:val="decimal"/>
      <w:lvlText w:val="%1."/>
      <w:lvlJc w:val="left"/>
      <w:pPr>
        <w:tabs>
          <w:tab w:val="num" w:pos="3960"/>
        </w:tabs>
        <w:ind w:left="3960" w:hanging="3888"/>
      </w:pPr>
      <w:rPr>
        <w:rFonts w:hint="default"/>
        <w:b w:val="0"/>
        <w:sz w:val="20"/>
        <w:szCs w:val="20"/>
      </w:rPr>
    </w:lvl>
    <w:lvl w:ilvl="1" w:tplc="62F84028">
      <w:start w:val="1"/>
      <w:numFmt w:val="lowerLetter"/>
      <w:lvlText w:val="%2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A2233E">
      <w:start w:val="1"/>
      <w:numFmt w:val="lowerRoman"/>
      <w:lvlText w:val="%5"/>
      <w:lvlJc w:val="left"/>
      <w:pPr>
        <w:tabs>
          <w:tab w:val="num" w:pos="7128"/>
        </w:tabs>
        <w:ind w:left="7128" w:hanging="7128"/>
      </w:pPr>
      <w:rPr>
        <w:rFonts w:hint="default"/>
        <w:b w:val="0"/>
      </w:rPr>
    </w:lvl>
    <w:lvl w:ilvl="5" w:tplc="893AFCD8">
      <w:start w:val="24"/>
      <w:numFmt w:val="decimal"/>
      <w:lvlText w:val="%6."/>
      <w:lvlJc w:val="left"/>
      <w:pPr>
        <w:tabs>
          <w:tab w:val="num" w:pos="8028"/>
        </w:tabs>
        <w:ind w:left="8028" w:hanging="7740"/>
      </w:pPr>
      <w:rPr>
        <w:rFonts w:hint="default"/>
        <w:b w:val="0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24963DA"/>
    <w:multiLevelType w:val="hybridMultilevel"/>
    <w:tmpl w:val="CD68CD70"/>
    <w:lvl w:ilvl="0" w:tplc="D7D6E954">
      <w:start w:val="1"/>
      <w:numFmt w:val="lowerLetter"/>
      <w:lvlText w:val="%1."/>
      <w:lvlJc w:val="left"/>
      <w:pPr>
        <w:tabs>
          <w:tab w:val="num" w:pos="648"/>
        </w:tabs>
        <w:ind w:left="288" w:hanging="288"/>
      </w:pPr>
      <w:rPr>
        <w:rFonts w:hint="default"/>
        <w:b w:val="0"/>
        <w:bCs w:val="0"/>
        <w:i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729599B"/>
    <w:multiLevelType w:val="hybridMultilevel"/>
    <w:tmpl w:val="9DD8E11E"/>
    <w:lvl w:ilvl="0" w:tplc="75ACAD50">
      <w:start w:val="1"/>
      <w:numFmt w:val="decimal"/>
      <w:lvlText w:val="2.%1"/>
      <w:lvlJc w:val="left"/>
      <w:pPr>
        <w:tabs>
          <w:tab w:val="num" w:pos="1008"/>
        </w:tabs>
        <w:ind w:left="1008" w:hanging="648"/>
      </w:pPr>
      <w:rPr>
        <w:rFonts w:hint="default"/>
        <w:b w:val="0"/>
        <w:bCs w:val="0"/>
        <w:i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A2F5BC7"/>
    <w:multiLevelType w:val="hybridMultilevel"/>
    <w:tmpl w:val="A04875FA"/>
    <w:lvl w:ilvl="0" w:tplc="6B609982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25" w15:restartNumberingAfterBreak="0">
    <w:nsid w:val="3B4B7DF2"/>
    <w:multiLevelType w:val="multilevel"/>
    <w:tmpl w:val="D4BCDBD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D10A5F"/>
    <w:multiLevelType w:val="multilevel"/>
    <w:tmpl w:val="46E63902"/>
    <w:lvl w:ilvl="0">
      <w:start w:val="1"/>
      <w:numFmt w:val="decimal"/>
      <w:isLgl/>
      <w:lvlText w:val="%1."/>
      <w:lvlJc w:val="left"/>
      <w:pPr>
        <w:tabs>
          <w:tab w:val="num" w:pos="576"/>
        </w:tabs>
        <w:ind w:left="432" w:hanging="432"/>
      </w:pPr>
      <w:rPr>
        <w:rFonts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504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Letter"/>
      <w:lvlText w:val="(%3)"/>
      <w:lvlJc w:val="left"/>
      <w:pPr>
        <w:tabs>
          <w:tab w:val="num" w:pos="864"/>
        </w:tabs>
        <w:ind w:left="432" w:firstLine="144"/>
      </w:pPr>
      <w:rPr>
        <w:rFonts w:ascii="Arial" w:hAnsi="Arial" w:cs="Arial" w:hint="default"/>
        <w:b w:val="0"/>
        <w:i w:val="0"/>
        <w:sz w:val="22"/>
        <w:szCs w:val="22"/>
      </w:rPr>
    </w:lvl>
    <w:lvl w:ilvl="3">
      <w:start w:val="1"/>
      <w:numFmt w:val="lowerRoman"/>
      <w:lvlText w:val="(%4)"/>
      <w:lvlJc w:val="left"/>
      <w:pPr>
        <w:tabs>
          <w:tab w:val="num" w:pos="1512"/>
        </w:tabs>
        <w:ind w:left="1512" w:hanging="648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7" w15:restartNumberingAfterBreak="0">
    <w:nsid w:val="41DD70BF"/>
    <w:multiLevelType w:val="multilevel"/>
    <w:tmpl w:val="D16479FA"/>
    <w:lvl w:ilvl="0">
      <w:start w:val="1"/>
      <w:numFmt w:val="upperRoman"/>
      <w:lvlText w:val="%1."/>
      <w:lvlJc w:val="right"/>
      <w:pPr>
        <w:tabs>
          <w:tab w:val="num" w:pos="432"/>
        </w:tabs>
        <w:ind w:left="432" w:hanging="432"/>
      </w:pPr>
    </w:lvl>
    <w:lvl w:ilvl="1">
      <w:start w:val="1"/>
      <w:numFmt w:val="upperLetter"/>
      <w:pStyle w:val="Outline1"/>
      <w:lvlText w:val="%2."/>
      <w:lvlJc w:val="left"/>
      <w:pPr>
        <w:tabs>
          <w:tab w:val="num" w:pos="1152"/>
        </w:tabs>
        <w:ind w:left="1152" w:hanging="576"/>
      </w:pPr>
    </w:lvl>
    <w:lvl w:ilvl="2">
      <w:start w:val="1"/>
      <w:numFmt w:val="decimal"/>
      <w:pStyle w:val="Outline2"/>
      <w:lvlText w:val="%3."/>
      <w:lvlJc w:val="left"/>
      <w:pPr>
        <w:tabs>
          <w:tab w:val="num" w:pos="1728"/>
        </w:tabs>
        <w:ind w:left="1728" w:hanging="432"/>
      </w:pPr>
    </w:lvl>
    <w:lvl w:ilvl="3">
      <w:start w:val="1"/>
      <w:numFmt w:val="lowerLetter"/>
      <w:pStyle w:val="Outline3"/>
      <w:lvlText w:val="%4)"/>
      <w:lvlJc w:val="left"/>
      <w:pPr>
        <w:tabs>
          <w:tab w:val="num" w:pos="2304"/>
        </w:tabs>
        <w:ind w:left="2304" w:hanging="576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28" w15:restartNumberingAfterBreak="0">
    <w:nsid w:val="45836AAF"/>
    <w:multiLevelType w:val="hybridMultilevel"/>
    <w:tmpl w:val="5A4A3EAA"/>
    <w:lvl w:ilvl="0" w:tplc="86F873DE">
      <w:start w:val="1"/>
      <w:numFmt w:val="decimal"/>
      <w:lvlText w:val="%1."/>
      <w:lvlJc w:val="left"/>
      <w:pPr>
        <w:tabs>
          <w:tab w:val="num" w:pos="7800"/>
        </w:tabs>
        <w:ind w:left="7800" w:hanging="774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C3C5388"/>
    <w:multiLevelType w:val="hybridMultilevel"/>
    <w:tmpl w:val="88FE1C52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B121F7"/>
    <w:multiLevelType w:val="multilevel"/>
    <w:tmpl w:val="9B64B7D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577608"/>
    <w:multiLevelType w:val="hybridMultilevel"/>
    <w:tmpl w:val="C8088D2A"/>
    <w:lvl w:ilvl="0" w:tplc="E778A00E">
      <w:start w:val="1"/>
      <w:numFmt w:val="lowerRoman"/>
      <w:lvlText w:val="(%1)"/>
      <w:lvlJc w:val="left"/>
      <w:pPr>
        <w:tabs>
          <w:tab w:val="num" w:pos="1728"/>
        </w:tabs>
        <w:ind w:left="1728" w:hanging="648"/>
      </w:pPr>
      <w:rPr>
        <w:rFonts w:hint="default"/>
        <w:b w:val="0"/>
        <w:bCs w:val="0"/>
        <w:i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35D4C5F"/>
    <w:multiLevelType w:val="hybridMultilevel"/>
    <w:tmpl w:val="49A0FEEE"/>
    <w:lvl w:ilvl="0" w:tplc="EF94C51A">
      <w:start w:val="6"/>
      <w:numFmt w:val="decimal"/>
      <w:lvlText w:val="1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BD6780B"/>
    <w:multiLevelType w:val="hybridMultilevel"/>
    <w:tmpl w:val="375E8974"/>
    <w:lvl w:ilvl="0" w:tplc="D160E242">
      <w:start w:val="1"/>
      <w:numFmt w:val="decimal"/>
      <w:lvlText w:val="10.%1"/>
      <w:lvlJc w:val="left"/>
      <w:pPr>
        <w:tabs>
          <w:tab w:val="num" w:pos="828"/>
        </w:tabs>
        <w:ind w:left="828" w:hanging="648"/>
      </w:pPr>
      <w:rPr>
        <w:rFonts w:hint="default"/>
        <w:b w:val="0"/>
        <w:bCs w:val="0"/>
        <w:i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C3F19E3"/>
    <w:multiLevelType w:val="hybridMultilevel"/>
    <w:tmpl w:val="5E82F466"/>
    <w:lvl w:ilvl="0" w:tplc="98A43BB2">
      <w:start w:val="1"/>
      <w:numFmt w:val="decimal"/>
      <w:lvlText w:val="%1."/>
      <w:lvlJc w:val="left"/>
      <w:pPr>
        <w:tabs>
          <w:tab w:val="num" w:pos="2484"/>
        </w:tabs>
        <w:ind w:left="2700" w:hanging="288"/>
      </w:pPr>
      <w:rPr>
        <w:rFonts w:hint="default"/>
        <w:b/>
        <w:bCs w:val="0"/>
        <w:i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D345D2C"/>
    <w:multiLevelType w:val="multilevel"/>
    <w:tmpl w:val="9DB6ECE6"/>
    <w:lvl w:ilvl="0">
      <w:start w:val="1"/>
      <w:numFmt w:val="decimal"/>
      <w:lvlText w:val="1.%1"/>
      <w:lvlJc w:val="left"/>
      <w:pPr>
        <w:tabs>
          <w:tab w:val="num" w:pos="828"/>
        </w:tabs>
        <w:ind w:left="828" w:hanging="648"/>
      </w:pPr>
      <w:rPr>
        <w:rFonts w:hint="default"/>
        <w:b w:val="0"/>
        <w:bCs w:val="0"/>
        <w:i w:val="0"/>
        <w:color w:val="auto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E3E3D93"/>
    <w:multiLevelType w:val="multilevel"/>
    <w:tmpl w:val="375E8974"/>
    <w:lvl w:ilvl="0">
      <w:start w:val="1"/>
      <w:numFmt w:val="decimal"/>
      <w:lvlText w:val="10.%1"/>
      <w:lvlJc w:val="left"/>
      <w:pPr>
        <w:tabs>
          <w:tab w:val="num" w:pos="828"/>
        </w:tabs>
        <w:ind w:left="828" w:hanging="648"/>
      </w:pPr>
      <w:rPr>
        <w:rFonts w:hint="default"/>
        <w:b w:val="0"/>
        <w:bCs w:val="0"/>
        <w:i w:val="0"/>
        <w:color w:val="auto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5E68745E"/>
    <w:multiLevelType w:val="hybridMultilevel"/>
    <w:tmpl w:val="01103EEE"/>
    <w:lvl w:ilvl="0" w:tplc="6BEE0D62">
      <w:start w:val="1"/>
      <w:numFmt w:val="decimal"/>
      <w:lvlText w:val="1.%1"/>
      <w:lvlJc w:val="left"/>
      <w:pPr>
        <w:tabs>
          <w:tab w:val="num" w:pos="828"/>
        </w:tabs>
        <w:ind w:left="828" w:hanging="648"/>
      </w:pPr>
      <w:rPr>
        <w:rFonts w:hint="default"/>
        <w:b w:val="0"/>
        <w:bCs w:val="0"/>
        <w:i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14E2BA9"/>
    <w:multiLevelType w:val="hybridMultilevel"/>
    <w:tmpl w:val="77709CFE"/>
    <w:lvl w:ilvl="0" w:tplc="04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F64AF9"/>
    <w:multiLevelType w:val="hybridMultilevel"/>
    <w:tmpl w:val="DE8C4D66"/>
    <w:lvl w:ilvl="0" w:tplc="806C3F54">
      <w:start w:val="1"/>
      <w:numFmt w:val="lowerRoman"/>
      <w:lvlText w:val="(%1)"/>
      <w:lvlJc w:val="left"/>
      <w:pPr>
        <w:tabs>
          <w:tab w:val="num" w:pos="3913"/>
        </w:tabs>
        <w:ind w:left="4129" w:hanging="534"/>
      </w:pPr>
      <w:rPr>
        <w:rFonts w:ascii="Arial" w:hAnsi="Arial" w:hint="default"/>
        <w:b w:val="0"/>
        <w:i w:val="0"/>
        <w:color w:val="auto"/>
        <w:sz w:val="20"/>
      </w:rPr>
    </w:lvl>
    <w:lvl w:ilvl="1" w:tplc="0B8653A6" w:tentative="1">
      <w:start w:val="1"/>
      <w:numFmt w:val="lowerLetter"/>
      <w:lvlText w:val="%2."/>
      <w:lvlJc w:val="left"/>
      <w:pPr>
        <w:tabs>
          <w:tab w:val="num" w:pos="3776"/>
        </w:tabs>
        <w:ind w:left="377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496"/>
        </w:tabs>
        <w:ind w:left="449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216"/>
        </w:tabs>
        <w:ind w:left="521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936"/>
        </w:tabs>
        <w:ind w:left="593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656"/>
        </w:tabs>
        <w:ind w:left="665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376"/>
        </w:tabs>
        <w:ind w:left="737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096"/>
        </w:tabs>
        <w:ind w:left="809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816"/>
        </w:tabs>
        <w:ind w:left="8816" w:hanging="180"/>
      </w:pPr>
    </w:lvl>
  </w:abstractNum>
  <w:abstractNum w:abstractNumId="40" w15:restartNumberingAfterBreak="0">
    <w:nsid w:val="6FF9029D"/>
    <w:multiLevelType w:val="hybridMultilevel"/>
    <w:tmpl w:val="FCDE93DC"/>
    <w:lvl w:ilvl="0" w:tplc="D7D6E954">
      <w:start w:val="1"/>
      <w:numFmt w:val="lowerLetter"/>
      <w:lvlText w:val="%1."/>
      <w:lvlJc w:val="left"/>
      <w:pPr>
        <w:tabs>
          <w:tab w:val="num" w:pos="648"/>
        </w:tabs>
        <w:ind w:left="288" w:hanging="288"/>
      </w:pPr>
      <w:rPr>
        <w:rFonts w:hint="default"/>
        <w:b w:val="0"/>
        <w:bCs w:val="0"/>
        <w:i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0972627"/>
    <w:multiLevelType w:val="hybridMultilevel"/>
    <w:tmpl w:val="05B8C252"/>
    <w:lvl w:ilvl="0" w:tplc="4EC672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3E1551E"/>
    <w:multiLevelType w:val="multilevel"/>
    <w:tmpl w:val="A8A8DEF0"/>
    <w:lvl w:ilvl="0">
      <w:start w:val="1"/>
      <w:numFmt w:val="lowerLetter"/>
      <w:lvlText w:val="%1."/>
      <w:lvlJc w:val="left"/>
      <w:pPr>
        <w:tabs>
          <w:tab w:val="num" w:pos="648"/>
        </w:tabs>
        <w:ind w:left="288" w:hanging="288"/>
      </w:pPr>
      <w:rPr>
        <w:rFonts w:hint="default"/>
        <w:b w:val="0"/>
        <w:bCs w:val="0"/>
        <w:i w:val="0"/>
        <w:color w:val="auto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84126A9"/>
    <w:multiLevelType w:val="hybridMultilevel"/>
    <w:tmpl w:val="9DB6ECE6"/>
    <w:lvl w:ilvl="0" w:tplc="6BEE0D62">
      <w:start w:val="1"/>
      <w:numFmt w:val="decimal"/>
      <w:lvlText w:val="1.%1"/>
      <w:lvlJc w:val="left"/>
      <w:pPr>
        <w:tabs>
          <w:tab w:val="num" w:pos="828"/>
        </w:tabs>
        <w:ind w:left="828" w:hanging="648"/>
      </w:pPr>
      <w:rPr>
        <w:rFonts w:hint="default"/>
        <w:b w:val="0"/>
        <w:bCs w:val="0"/>
        <w:i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D992C60"/>
    <w:multiLevelType w:val="hybridMultilevel"/>
    <w:tmpl w:val="298E9D28"/>
    <w:lvl w:ilvl="0" w:tplc="432086E0">
      <w:start w:val="1"/>
      <w:numFmt w:val="lowerLetter"/>
      <w:lvlText w:val="(%1)"/>
      <w:lvlJc w:val="left"/>
      <w:pPr>
        <w:tabs>
          <w:tab w:val="num" w:pos="1224"/>
        </w:tabs>
        <w:ind w:left="1224" w:hanging="57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DCE1C01"/>
    <w:multiLevelType w:val="hybridMultilevel"/>
    <w:tmpl w:val="31504398"/>
    <w:lvl w:ilvl="0" w:tplc="7C74011A">
      <w:start w:val="1"/>
      <w:numFmt w:val="lowerRoman"/>
      <w:lvlText w:val="(%1)"/>
      <w:lvlJc w:val="left"/>
      <w:pPr>
        <w:tabs>
          <w:tab w:val="num" w:pos="2836"/>
        </w:tabs>
        <w:ind w:left="3052" w:hanging="534"/>
      </w:pPr>
      <w:rPr>
        <w:rFonts w:ascii="Arial" w:hAnsi="Arial" w:hint="default"/>
        <w:b w:val="0"/>
        <w:i w:val="0"/>
        <w:color w:val="auto"/>
        <w:sz w:val="20"/>
      </w:rPr>
    </w:lvl>
    <w:lvl w:ilvl="1" w:tplc="08090003" w:tentative="1">
      <w:start w:val="1"/>
      <w:numFmt w:val="lowerLetter"/>
      <w:lvlText w:val="%2."/>
      <w:lvlJc w:val="left"/>
      <w:pPr>
        <w:tabs>
          <w:tab w:val="num" w:pos="2699"/>
        </w:tabs>
        <w:ind w:left="2699" w:hanging="360"/>
      </w:pPr>
    </w:lvl>
    <w:lvl w:ilvl="2" w:tplc="08090005" w:tentative="1">
      <w:start w:val="1"/>
      <w:numFmt w:val="lowerRoman"/>
      <w:lvlText w:val="%3."/>
      <w:lvlJc w:val="right"/>
      <w:pPr>
        <w:tabs>
          <w:tab w:val="num" w:pos="3419"/>
        </w:tabs>
        <w:ind w:left="3419" w:hanging="180"/>
      </w:pPr>
    </w:lvl>
    <w:lvl w:ilvl="3" w:tplc="08090001" w:tentative="1">
      <w:start w:val="1"/>
      <w:numFmt w:val="decimal"/>
      <w:lvlText w:val="%4."/>
      <w:lvlJc w:val="left"/>
      <w:pPr>
        <w:tabs>
          <w:tab w:val="num" w:pos="4139"/>
        </w:tabs>
        <w:ind w:left="4139" w:hanging="360"/>
      </w:pPr>
    </w:lvl>
    <w:lvl w:ilvl="4" w:tplc="08090003" w:tentative="1">
      <w:start w:val="1"/>
      <w:numFmt w:val="lowerLetter"/>
      <w:lvlText w:val="%5."/>
      <w:lvlJc w:val="left"/>
      <w:pPr>
        <w:tabs>
          <w:tab w:val="num" w:pos="4859"/>
        </w:tabs>
        <w:ind w:left="4859" w:hanging="360"/>
      </w:pPr>
    </w:lvl>
    <w:lvl w:ilvl="5" w:tplc="08090005" w:tentative="1">
      <w:start w:val="1"/>
      <w:numFmt w:val="lowerRoman"/>
      <w:lvlText w:val="%6."/>
      <w:lvlJc w:val="right"/>
      <w:pPr>
        <w:tabs>
          <w:tab w:val="num" w:pos="5579"/>
        </w:tabs>
        <w:ind w:left="5579" w:hanging="180"/>
      </w:pPr>
    </w:lvl>
    <w:lvl w:ilvl="6" w:tplc="08090001" w:tentative="1">
      <w:start w:val="1"/>
      <w:numFmt w:val="decimal"/>
      <w:lvlText w:val="%7."/>
      <w:lvlJc w:val="left"/>
      <w:pPr>
        <w:tabs>
          <w:tab w:val="num" w:pos="6299"/>
        </w:tabs>
        <w:ind w:left="6299" w:hanging="360"/>
      </w:pPr>
    </w:lvl>
    <w:lvl w:ilvl="7" w:tplc="08090003" w:tentative="1">
      <w:start w:val="1"/>
      <w:numFmt w:val="lowerLetter"/>
      <w:lvlText w:val="%8."/>
      <w:lvlJc w:val="left"/>
      <w:pPr>
        <w:tabs>
          <w:tab w:val="num" w:pos="7019"/>
        </w:tabs>
        <w:ind w:left="7019" w:hanging="360"/>
      </w:pPr>
    </w:lvl>
    <w:lvl w:ilvl="8" w:tplc="08090005" w:tentative="1">
      <w:start w:val="1"/>
      <w:numFmt w:val="lowerRoman"/>
      <w:lvlText w:val="%9."/>
      <w:lvlJc w:val="right"/>
      <w:pPr>
        <w:tabs>
          <w:tab w:val="num" w:pos="7739"/>
        </w:tabs>
        <w:ind w:left="7739" w:hanging="180"/>
      </w:pPr>
    </w:lvl>
  </w:abstractNum>
  <w:abstractNum w:abstractNumId="46" w15:restartNumberingAfterBreak="0">
    <w:nsid w:val="7E8B6E3D"/>
    <w:multiLevelType w:val="hybridMultilevel"/>
    <w:tmpl w:val="D4FE9934"/>
    <w:lvl w:ilvl="0" w:tplc="1B2A7576">
      <w:start w:val="24"/>
      <w:numFmt w:val="decimal"/>
      <w:lvlText w:val="%1."/>
      <w:lvlJc w:val="left"/>
      <w:pPr>
        <w:tabs>
          <w:tab w:val="num" w:pos="7812"/>
        </w:tabs>
        <w:ind w:left="7812" w:hanging="7740"/>
      </w:pPr>
      <w:rPr>
        <w:rFonts w:hint="default"/>
      </w:rPr>
    </w:lvl>
    <w:lvl w:ilvl="1" w:tplc="5EF8AC28">
      <w:start w:val="1"/>
      <w:numFmt w:val="lowerLetter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0D044EC">
      <w:start w:val="4"/>
      <w:numFmt w:val="lowerLetter"/>
      <w:lvlText w:val="%3"/>
      <w:lvlJc w:val="left"/>
      <w:pPr>
        <w:tabs>
          <w:tab w:val="num" w:pos="2340"/>
        </w:tabs>
        <w:ind w:left="2340" w:hanging="234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2"/>
  </w:num>
  <w:num w:numId="2">
    <w:abstractNumId w:val="20"/>
  </w:num>
  <w:num w:numId="3">
    <w:abstractNumId w:val="11"/>
  </w:num>
  <w:num w:numId="4">
    <w:abstractNumId w:val="14"/>
  </w:num>
  <w:num w:numId="5">
    <w:abstractNumId w:val="27"/>
  </w:num>
  <w:num w:numId="6">
    <w:abstractNumId w:val="26"/>
  </w:num>
  <w:num w:numId="7">
    <w:abstractNumId w:val="6"/>
  </w:num>
  <w:num w:numId="8">
    <w:abstractNumId w:val="41"/>
  </w:num>
  <w:num w:numId="9">
    <w:abstractNumId w:val="44"/>
  </w:num>
  <w:num w:numId="10">
    <w:abstractNumId w:val="5"/>
  </w:num>
  <w:num w:numId="11">
    <w:abstractNumId w:val="21"/>
  </w:num>
  <w:num w:numId="12">
    <w:abstractNumId w:val="46"/>
  </w:num>
  <w:num w:numId="13">
    <w:abstractNumId w:val="24"/>
  </w:num>
  <w:num w:numId="14">
    <w:abstractNumId w:val="28"/>
  </w:num>
  <w:num w:numId="15">
    <w:abstractNumId w:val="18"/>
  </w:num>
  <w:num w:numId="16">
    <w:abstractNumId w:val="32"/>
  </w:num>
  <w:num w:numId="17">
    <w:abstractNumId w:val="1"/>
  </w:num>
  <w:num w:numId="18">
    <w:abstractNumId w:val="30"/>
  </w:num>
  <w:num w:numId="19">
    <w:abstractNumId w:val="29"/>
  </w:num>
  <w:num w:numId="20">
    <w:abstractNumId w:val="38"/>
  </w:num>
  <w:num w:numId="21">
    <w:abstractNumId w:val="8"/>
  </w:num>
  <w:num w:numId="22">
    <w:abstractNumId w:val="9"/>
  </w:num>
  <w:num w:numId="23">
    <w:abstractNumId w:val="16"/>
  </w:num>
  <w:num w:numId="24">
    <w:abstractNumId w:val="25"/>
  </w:num>
  <w:num w:numId="25">
    <w:abstractNumId w:val="17"/>
  </w:num>
  <w:num w:numId="26">
    <w:abstractNumId w:val="33"/>
  </w:num>
  <w:num w:numId="27">
    <w:abstractNumId w:val="31"/>
  </w:num>
  <w:num w:numId="28">
    <w:abstractNumId w:val="36"/>
  </w:num>
  <w:num w:numId="29">
    <w:abstractNumId w:val="37"/>
  </w:num>
  <w:num w:numId="30">
    <w:abstractNumId w:val="43"/>
  </w:num>
  <w:num w:numId="31">
    <w:abstractNumId w:val="35"/>
  </w:num>
  <w:num w:numId="32">
    <w:abstractNumId w:val="4"/>
  </w:num>
  <w:num w:numId="33">
    <w:abstractNumId w:val="2"/>
  </w:num>
  <w:num w:numId="34">
    <w:abstractNumId w:val="10"/>
  </w:num>
  <w:num w:numId="35">
    <w:abstractNumId w:val="23"/>
  </w:num>
  <w:num w:numId="36">
    <w:abstractNumId w:val="34"/>
  </w:num>
  <w:num w:numId="37">
    <w:abstractNumId w:val="3"/>
  </w:num>
  <w:num w:numId="38">
    <w:abstractNumId w:val="19"/>
  </w:num>
  <w:num w:numId="39">
    <w:abstractNumId w:val="7"/>
  </w:num>
  <w:num w:numId="40">
    <w:abstractNumId w:val="42"/>
  </w:num>
  <w:num w:numId="41">
    <w:abstractNumId w:val="22"/>
  </w:num>
  <w:num w:numId="42">
    <w:abstractNumId w:val="40"/>
  </w:num>
  <w:num w:numId="43">
    <w:abstractNumId w:val="39"/>
  </w:num>
  <w:num w:numId="44">
    <w:abstractNumId w:val="0"/>
  </w:num>
  <w:num w:numId="45">
    <w:abstractNumId w:val="45"/>
  </w:num>
  <w:num w:numId="46">
    <w:abstractNumId w:val="15"/>
  </w:num>
  <w:num w:numId="47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numStart w:val="16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EF"/>
    <w:rsid w:val="0000066A"/>
    <w:rsid w:val="00001737"/>
    <w:rsid w:val="000018EA"/>
    <w:rsid w:val="00001C51"/>
    <w:rsid w:val="0000282F"/>
    <w:rsid w:val="0000283B"/>
    <w:rsid w:val="00003FAC"/>
    <w:rsid w:val="00004EA2"/>
    <w:rsid w:val="000063DA"/>
    <w:rsid w:val="0000696F"/>
    <w:rsid w:val="00011F5D"/>
    <w:rsid w:val="00012B21"/>
    <w:rsid w:val="000139BD"/>
    <w:rsid w:val="00013F95"/>
    <w:rsid w:val="00014DE6"/>
    <w:rsid w:val="000153A3"/>
    <w:rsid w:val="00016A31"/>
    <w:rsid w:val="00016C02"/>
    <w:rsid w:val="00020A1C"/>
    <w:rsid w:val="00022D12"/>
    <w:rsid w:val="00024583"/>
    <w:rsid w:val="000248B2"/>
    <w:rsid w:val="00027880"/>
    <w:rsid w:val="00027F25"/>
    <w:rsid w:val="000301FB"/>
    <w:rsid w:val="0003286C"/>
    <w:rsid w:val="00034092"/>
    <w:rsid w:val="00034151"/>
    <w:rsid w:val="00035949"/>
    <w:rsid w:val="0003633D"/>
    <w:rsid w:val="00036FF1"/>
    <w:rsid w:val="000413E5"/>
    <w:rsid w:val="0004187B"/>
    <w:rsid w:val="00043DBD"/>
    <w:rsid w:val="00045968"/>
    <w:rsid w:val="0004672F"/>
    <w:rsid w:val="00050898"/>
    <w:rsid w:val="00051C3B"/>
    <w:rsid w:val="00053297"/>
    <w:rsid w:val="000558B3"/>
    <w:rsid w:val="00055B22"/>
    <w:rsid w:val="00057DF6"/>
    <w:rsid w:val="000607F6"/>
    <w:rsid w:val="00060E81"/>
    <w:rsid w:val="000611BD"/>
    <w:rsid w:val="00061446"/>
    <w:rsid w:val="00062697"/>
    <w:rsid w:val="00063310"/>
    <w:rsid w:val="0006423A"/>
    <w:rsid w:val="0006500A"/>
    <w:rsid w:val="00065CC8"/>
    <w:rsid w:val="00065DC3"/>
    <w:rsid w:val="00066123"/>
    <w:rsid w:val="00066545"/>
    <w:rsid w:val="000668D0"/>
    <w:rsid w:val="0006749C"/>
    <w:rsid w:val="000706BF"/>
    <w:rsid w:val="0007515D"/>
    <w:rsid w:val="00075951"/>
    <w:rsid w:val="000804C2"/>
    <w:rsid w:val="00080579"/>
    <w:rsid w:val="000809F9"/>
    <w:rsid w:val="00083001"/>
    <w:rsid w:val="000833ED"/>
    <w:rsid w:val="00083662"/>
    <w:rsid w:val="00083682"/>
    <w:rsid w:val="00090389"/>
    <w:rsid w:val="00090438"/>
    <w:rsid w:val="000918AE"/>
    <w:rsid w:val="0009224A"/>
    <w:rsid w:val="000936BC"/>
    <w:rsid w:val="000942C8"/>
    <w:rsid w:val="0009488D"/>
    <w:rsid w:val="00094A8F"/>
    <w:rsid w:val="000963D2"/>
    <w:rsid w:val="000963F2"/>
    <w:rsid w:val="000A28F1"/>
    <w:rsid w:val="000A2A26"/>
    <w:rsid w:val="000A3856"/>
    <w:rsid w:val="000A3DDF"/>
    <w:rsid w:val="000A3F9B"/>
    <w:rsid w:val="000A5537"/>
    <w:rsid w:val="000A5920"/>
    <w:rsid w:val="000A5DBA"/>
    <w:rsid w:val="000A73DB"/>
    <w:rsid w:val="000A75A6"/>
    <w:rsid w:val="000A7ECE"/>
    <w:rsid w:val="000B1515"/>
    <w:rsid w:val="000B49A5"/>
    <w:rsid w:val="000B6EB3"/>
    <w:rsid w:val="000B6F9B"/>
    <w:rsid w:val="000C04CF"/>
    <w:rsid w:val="000C10DF"/>
    <w:rsid w:val="000C19D8"/>
    <w:rsid w:val="000C200B"/>
    <w:rsid w:val="000C20BB"/>
    <w:rsid w:val="000C3724"/>
    <w:rsid w:val="000C5CCB"/>
    <w:rsid w:val="000C6673"/>
    <w:rsid w:val="000C6B64"/>
    <w:rsid w:val="000C7144"/>
    <w:rsid w:val="000C7D1D"/>
    <w:rsid w:val="000D0E6D"/>
    <w:rsid w:val="000D10C0"/>
    <w:rsid w:val="000D1A78"/>
    <w:rsid w:val="000D2B3D"/>
    <w:rsid w:val="000D311C"/>
    <w:rsid w:val="000D4087"/>
    <w:rsid w:val="000D45CD"/>
    <w:rsid w:val="000D529F"/>
    <w:rsid w:val="000D5EF0"/>
    <w:rsid w:val="000D7B09"/>
    <w:rsid w:val="000E2273"/>
    <w:rsid w:val="000E2817"/>
    <w:rsid w:val="000E5229"/>
    <w:rsid w:val="000E5FBC"/>
    <w:rsid w:val="000E7C99"/>
    <w:rsid w:val="000E7FD3"/>
    <w:rsid w:val="000F0E15"/>
    <w:rsid w:val="000F1265"/>
    <w:rsid w:val="000F1EE5"/>
    <w:rsid w:val="000F2388"/>
    <w:rsid w:val="000F2420"/>
    <w:rsid w:val="000F300F"/>
    <w:rsid w:val="000F3E64"/>
    <w:rsid w:val="000F4B80"/>
    <w:rsid w:val="000F4C69"/>
    <w:rsid w:val="000F4F42"/>
    <w:rsid w:val="000F6EB4"/>
    <w:rsid w:val="000F730E"/>
    <w:rsid w:val="000F77EF"/>
    <w:rsid w:val="000F7A68"/>
    <w:rsid w:val="000F7FAF"/>
    <w:rsid w:val="00100CF3"/>
    <w:rsid w:val="00101342"/>
    <w:rsid w:val="00102123"/>
    <w:rsid w:val="00102399"/>
    <w:rsid w:val="001072BE"/>
    <w:rsid w:val="001108B9"/>
    <w:rsid w:val="00111741"/>
    <w:rsid w:val="001118FC"/>
    <w:rsid w:val="0011250E"/>
    <w:rsid w:val="00112F3B"/>
    <w:rsid w:val="0011395F"/>
    <w:rsid w:val="00113A72"/>
    <w:rsid w:val="00114542"/>
    <w:rsid w:val="00115DE5"/>
    <w:rsid w:val="00117976"/>
    <w:rsid w:val="0012098B"/>
    <w:rsid w:val="00122006"/>
    <w:rsid w:val="00122443"/>
    <w:rsid w:val="001244A2"/>
    <w:rsid w:val="0012503A"/>
    <w:rsid w:val="00125AD4"/>
    <w:rsid w:val="001263C6"/>
    <w:rsid w:val="001277E0"/>
    <w:rsid w:val="0012786C"/>
    <w:rsid w:val="00127CE6"/>
    <w:rsid w:val="00130247"/>
    <w:rsid w:val="00130803"/>
    <w:rsid w:val="00131A58"/>
    <w:rsid w:val="00133697"/>
    <w:rsid w:val="00133F77"/>
    <w:rsid w:val="00133F86"/>
    <w:rsid w:val="001352BF"/>
    <w:rsid w:val="001375CE"/>
    <w:rsid w:val="00137C52"/>
    <w:rsid w:val="0014038D"/>
    <w:rsid w:val="0014144D"/>
    <w:rsid w:val="00141A46"/>
    <w:rsid w:val="0014461B"/>
    <w:rsid w:val="00144C5B"/>
    <w:rsid w:val="0014636A"/>
    <w:rsid w:val="00146E7D"/>
    <w:rsid w:val="00147087"/>
    <w:rsid w:val="00147567"/>
    <w:rsid w:val="0014768E"/>
    <w:rsid w:val="001518B6"/>
    <w:rsid w:val="00152F63"/>
    <w:rsid w:val="00153D30"/>
    <w:rsid w:val="00154766"/>
    <w:rsid w:val="00154ABA"/>
    <w:rsid w:val="0015528E"/>
    <w:rsid w:val="00155A43"/>
    <w:rsid w:val="00155AA4"/>
    <w:rsid w:val="00156987"/>
    <w:rsid w:val="00160498"/>
    <w:rsid w:val="00163DE0"/>
    <w:rsid w:val="00163F2C"/>
    <w:rsid w:val="001642DC"/>
    <w:rsid w:val="00164D67"/>
    <w:rsid w:val="00164D82"/>
    <w:rsid w:val="0016525C"/>
    <w:rsid w:val="00165320"/>
    <w:rsid w:val="001657E4"/>
    <w:rsid w:val="00166980"/>
    <w:rsid w:val="00170804"/>
    <w:rsid w:val="0017281B"/>
    <w:rsid w:val="001735E6"/>
    <w:rsid w:val="001737A8"/>
    <w:rsid w:val="001758EE"/>
    <w:rsid w:val="00175E79"/>
    <w:rsid w:val="00176380"/>
    <w:rsid w:val="00184226"/>
    <w:rsid w:val="00184C30"/>
    <w:rsid w:val="00185A98"/>
    <w:rsid w:val="0019095F"/>
    <w:rsid w:val="00190D22"/>
    <w:rsid w:val="0019284C"/>
    <w:rsid w:val="00194661"/>
    <w:rsid w:val="001946D8"/>
    <w:rsid w:val="001946EB"/>
    <w:rsid w:val="00194E46"/>
    <w:rsid w:val="00195AF7"/>
    <w:rsid w:val="00197F6C"/>
    <w:rsid w:val="001A04AC"/>
    <w:rsid w:val="001A0FCA"/>
    <w:rsid w:val="001B6E77"/>
    <w:rsid w:val="001C17FB"/>
    <w:rsid w:val="001C4720"/>
    <w:rsid w:val="001C6766"/>
    <w:rsid w:val="001C75C2"/>
    <w:rsid w:val="001C7ED0"/>
    <w:rsid w:val="001D0024"/>
    <w:rsid w:val="001D00CF"/>
    <w:rsid w:val="001D0204"/>
    <w:rsid w:val="001D4B1F"/>
    <w:rsid w:val="001D5D4C"/>
    <w:rsid w:val="001D62D7"/>
    <w:rsid w:val="001D790D"/>
    <w:rsid w:val="001E020F"/>
    <w:rsid w:val="001E0927"/>
    <w:rsid w:val="001E0A4F"/>
    <w:rsid w:val="001E230C"/>
    <w:rsid w:val="001E3C7E"/>
    <w:rsid w:val="001E54EB"/>
    <w:rsid w:val="001E6595"/>
    <w:rsid w:val="001E65BB"/>
    <w:rsid w:val="001E6847"/>
    <w:rsid w:val="001E79D3"/>
    <w:rsid w:val="001F0AFB"/>
    <w:rsid w:val="001F0C07"/>
    <w:rsid w:val="001F11EF"/>
    <w:rsid w:val="001F2598"/>
    <w:rsid w:val="001F2D0B"/>
    <w:rsid w:val="001F3A7A"/>
    <w:rsid w:val="001F3C10"/>
    <w:rsid w:val="001F5026"/>
    <w:rsid w:val="001F54EB"/>
    <w:rsid w:val="001F596E"/>
    <w:rsid w:val="001F5B43"/>
    <w:rsid w:val="001F7355"/>
    <w:rsid w:val="001F793C"/>
    <w:rsid w:val="001F7BFE"/>
    <w:rsid w:val="00200AF4"/>
    <w:rsid w:val="00201058"/>
    <w:rsid w:val="00201ADE"/>
    <w:rsid w:val="00201CC7"/>
    <w:rsid w:val="0020241D"/>
    <w:rsid w:val="00204BE2"/>
    <w:rsid w:val="00206230"/>
    <w:rsid w:val="0020731A"/>
    <w:rsid w:val="002100B6"/>
    <w:rsid w:val="002101A9"/>
    <w:rsid w:val="00210784"/>
    <w:rsid w:val="002114A1"/>
    <w:rsid w:val="0021151C"/>
    <w:rsid w:val="002115CA"/>
    <w:rsid w:val="0021162E"/>
    <w:rsid w:val="002116CB"/>
    <w:rsid w:val="0021273B"/>
    <w:rsid w:val="0021435C"/>
    <w:rsid w:val="002161BB"/>
    <w:rsid w:val="00221D0E"/>
    <w:rsid w:val="002220DE"/>
    <w:rsid w:val="002222A2"/>
    <w:rsid w:val="00222E0A"/>
    <w:rsid w:val="0022308E"/>
    <w:rsid w:val="002262E7"/>
    <w:rsid w:val="0022696F"/>
    <w:rsid w:val="002270C0"/>
    <w:rsid w:val="00227D33"/>
    <w:rsid w:val="002338A1"/>
    <w:rsid w:val="002347CB"/>
    <w:rsid w:val="00235BD4"/>
    <w:rsid w:val="002372D5"/>
    <w:rsid w:val="002373BD"/>
    <w:rsid w:val="002402FF"/>
    <w:rsid w:val="00242722"/>
    <w:rsid w:val="00242E2F"/>
    <w:rsid w:val="00243119"/>
    <w:rsid w:val="0024329B"/>
    <w:rsid w:val="002438BF"/>
    <w:rsid w:val="00243C49"/>
    <w:rsid w:val="002450DE"/>
    <w:rsid w:val="00246272"/>
    <w:rsid w:val="002464A3"/>
    <w:rsid w:val="002467C3"/>
    <w:rsid w:val="00246DCD"/>
    <w:rsid w:val="00247A08"/>
    <w:rsid w:val="00251514"/>
    <w:rsid w:val="00253FF3"/>
    <w:rsid w:val="00254121"/>
    <w:rsid w:val="002550B6"/>
    <w:rsid w:val="00255D8F"/>
    <w:rsid w:val="00256A1D"/>
    <w:rsid w:val="00256E40"/>
    <w:rsid w:val="00257480"/>
    <w:rsid w:val="0026172A"/>
    <w:rsid w:val="0026281F"/>
    <w:rsid w:val="00263BCF"/>
    <w:rsid w:val="00263BE6"/>
    <w:rsid w:val="002645DC"/>
    <w:rsid w:val="0026730E"/>
    <w:rsid w:val="00270137"/>
    <w:rsid w:val="0027026D"/>
    <w:rsid w:val="00270FD2"/>
    <w:rsid w:val="0027387A"/>
    <w:rsid w:val="00274E22"/>
    <w:rsid w:val="00280FFD"/>
    <w:rsid w:val="002825D8"/>
    <w:rsid w:val="00282629"/>
    <w:rsid w:val="00283C72"/>
    <w:rsid w:val="00284360"/>
    <w:rsid w:val="00284442"/>
    <w:rsid w:val="00284624"/>
    <w:rsid w:val="00285AF2"/>
    <w:rsid w:val="002868DB"/>
    <w:rsid w:val="00291C6E"/>
    <w:rsid w:val="00292629"/>
    <w:rsid w:val="002942AE"/>
    <w:rsid w:val="00295CA8"/>
    <w:rsid w:val="002A0B3B"/>
    <w:rsid w:val="002A103B"/>
    <w:rsid w:val="002A127D"/>
    <w:rsid w:val="002A21BD"/>
    <w:rsid w:val="002A26ED"/>
    <w:rsid w:val="002A3CC0"/>
    <w:rsid w:val="002A4487"/>
    <w:rsid w:val="002A44F9"/>
    <w:rsid w:val="002A6322"/>
    <w:rsid w:val="002A6FE1"/>
    <w:rsid w:val="002A7FB8"/>
    <w:rsid w:val="002B062E"/>
    <w:rsid w:val="002B0AE9"/>
    <w:rsid w:val="002B5A68"/>
    <w:rsid w:val="002B6A93"/>
    <w:rsid w:val="002B73CF"/>
    <w:rsid w:val="002B73EF"/>
    <w:rsid w:val="002C1279"/>
    <w:rsid w:val="002C12E7"/>
    <w:rsid w:val="002C1DD2"/>
    <w:rsid w:val="002C1F50"/>
    <w:rsid w:val="002C3BE8"/>
    <w:rsid w:val="002C4B5E"/>
    <w:rsid w:val="002C69B7"/>
    <w:rsid w:val="002D1BE5"/>
    <w:rsid w:val="002D25A3"/>
    <w:rsid w:val="002D3281"/>
    <w:rsid w:val="002D391F"/>
    <w:rsid w:val="002D609B"/>
    <w:rsid w:val="002D60AC"/>
    <w:rsid w:val="002D6896"/>
    <w:rsid w:val="002D7E8F"/>
    <w:rsid w:val="002E04D2"/>
    <w:rsid w:val="002E4934"/>
    <w:rsid w:val="002E4962"/>
    <w:rsid w:val="002E5549"/>
    <w:rsid w:val="002E6B14"/>
    <w:rsid w:val="002E78C9"/>
    <w:rsid w:val="002F0237"/>
    <w:rsid w:val="002F05CC"/>
    <w:rsid w:val="002F38A0"/>
    <w:rsid w:val="002F4077"/>
    <w:rsid w:val="002F4BDF"/>
    <w:rsid w:val="002F6883"/>
    <w:rsid w:val="002F6CDA"/>
    <w:rsid w:val="002F7EDA"/>
    <w:rsid w:val="00300FEF"/>
    <w:rsid w:val="00301892"/>
    <w:rsid w:val="0030235E"/>
    <w:rsid w:val="00302728"/>
    <w:rsid w:val="003036DC"/>
    <w:rsid w:val="00305A84"/>
    <w:rsid w:val="00306F13"/>
    <w:rsid w:val="00307672"/>
    <w:rsid w:val="0031013E"/>
    <w:rsid w:val="003119A9"/>
    <w:rsid w:val="003120E6"/>
    <w:rsid w:val="00314C90"/>
    <w:rsid w:val="00314F3B"/>
    <w:rsid w:val="00315CA5"/>
    <w:rsid w:val="00316F08"/>
    <w:rsid w:val="00317579"/>
    <w:rsid w:val="003179CA"/>
    <w:rsid w:val="0032255F"/>
    <w:rsid w:val="00323DD4"/>
    <w:rsid w:val="003247E6"/>
    <w:rsid w:val="00325C52"/>
    <w:rsid w:val="00326575"/>
    <w:rsid w:val="00326B88"/>
    <w:rsid w:val="00330638"/>
    <w:rsid w:val="003306B0"/>
    <w:rsid w:val="0033287E"/>
    <w:rsid w:val="00332F56"/>
    <w:rsid w:val="00333F49"/>
    <w:rsid w:val="00334FCE"/>
    <w:rsid w:val="003368E5"/>
    <w:rsid w:val="00337948"/>
    <w:rsid w:val="003425C7"/>
    <w:rsid w:val="00342683"/>
    <w:rsid w:val="00343E4F"/>
    <w:rsid w:val="0034494E"/>
    <w:rsid w:val="0034564D"/>
    <w:rsid w:val="003465AF"/>
    <w:rsid w:val="00347A4A"/>
    <w:rsid w:val="003509E2"/>
    <w:rsid w:val="00350A58"/>
    <w:rsid w:val="00355A81"/>
    <w:rsid w:val="00356279"/>
    <w:rsid w:val="003568F7"/>
    <w:rsid w:val="00356B04"/>
    <w:rsid w:val="003607DC"/>
    <w:rsid w:val="00361EDB"/>
    <w:rsid w:val="003626B7"/>
    <w:rsid w:val="00363E01"/>
    <w:rsid w:val="003649F7"/>
    <w:rsid w:val="0037008C"/>
    <w:rsid w:val="00370A3B"/>
    <w:rsid w:val="00370E8B"/>
    <w:rsid w:val="00371822"/>
    <w:rsid w:val="00371A82"/>
    <w:rsid w:val="00372D82"/>
    <w:rsid w:val="00373734"/>
    <w:rsid w:val="00373782"/>
    <w:rsid w:val="003737D5"/>
    <w:rsid w:val="00375524"/>
    <w:rsid w:val="0037598E"/>
    <w:rsid w:val="00375A19"/>
    <w:rsid w:val="0037623B"/>
    <w:rsid w:val="00381A7A"/>
    <w:rsid w:val="003829B1"/>
    <w:rsid w:val="00382D05"/>
    <w:rsid w:val="003842BC"/>
    <w:rsid w:val="00384458"/>
    <w:rsid w:val="00386478"/>
    <w:rsid w:val="00387518"/>
    <w:rsid w:val="00387FBC"/>
    <w:rsid w:val="003911C4"/>
    <w:rsid w:val="003914C7"/>
    <w:rsid w:val="00391FC0"/>
    <w:rsid w:val="00393256"/>
    <w:rsid w:val="00395D55"/>
    <w:rsid w:val="00395DED"/>
    <w:rsid w:val="003966B3"/>
    <w:rsid w:val="0039677E"/>
    <w:rsid w:val="003A0B5C"/>
    <w:rsid w:val="003A0FA0"/>
    <w:rsid w:val="003A11FC"/>
    <w:rsid w:val="003A14A2"/>
    <w:rsid w:val="003A1707"/>
    <w:rsid w:val="003A1DA4"/>
    <w:rsid w:val="003A2CAB"/>
    <w:rsid w:val="003A3405"/>
    <w:rsid w:val="003A3837"/>
    <w:rsid w:val="003A4B9B"/>
    <w:rsid w:val="003A60F6"/>
    <w:rsid w:val="003A6A19"/>
    <w:rsid w:val="003A7208"/>
    <w:rsid w:val="003A7E67"/>
    <w:rsid w:val="003A7FD7"/>
    <w:rsid w:val="003B0D54"/>
    <w:rsid w:val="003B1243"/>
    <w:rsid w:val="003B1769"/>
    <w:rsid w:val="003B1AFF"/>
    <w:rsid w:val="003B3E73"/>
    <w:rsid w:val="003B3FC2"/>
    <w:rsid w:val="003B52E1"/>
    <w:rsid w:val="003B60D9"/>
    <w:rsid w:val="003B68D8"/>
    <w:rsid w:val="003B6F51"/>
    <w:rsid w:val="003B7773"/>
    <w:rsid w:val="003B7834"/>
    <w:rsid w:val="003B7D41"/>
    <w:rsid w:val="003C056F"/>
    <w:rsid w:val="003C0600"/>
    <w:rsid w:val="003C23A8"/>
    <w:rsid w:val="003C3D31"/>
    <w:rsid w:val="003C4D8E"/>
    <w:rsid w:val="003C50DC"/>
    <w:rsid w:val="003C6207"/>
    <w:rsid w:val="003C72E3"/>
    <w:rsid w:val="003C7922"/>
    <w:rsid w:val="003D0CBB"/>
    <w:rsid w:val="003D12FB"/>
    <w:rsid w:val="003D23C6"/>
    <w:rsid w:val="003D26FC"/>
    <w:rsid w:val="003D518B"/>
    <w:rsid w:val="003D6731"/>
    <w:rsid w:val="003D71BF"/>
    <w:rsid w:val="003E0602"/>
    <w:rsid w:val="003E148E"/>
    <w:rsid w:val="003E4A4B"/>
    <w:rsid w:val="003E62F9"/>
    <w:rsid w:val="003E711E"/>
    <w:rsid w:val="003E7908"/>
    <w:rsid w:val="003E7BE8"/>
    <w:rsid w:val="003F3041"/>
    <w:rsid w:val="003F331C"/>
    <w:rsid w:val="003F35C3"/>
    <w:rsid w:val="003F3E4E"/>
    <w:rsid w:val="003F46A0"/>
    <w:rsid w:val="003F5970"/>
    <w:rsid w:val="003F6630"/>
    <w:rsid w:val="003F68CB"/>
    <w:rsid w:val="003F69F9"/>
    <w:rsid w:val="003F7084"/>
    <w:rsid w:val="003F7115"/>
    <w:rsid w:val="00400ACF"/>
    <w:rsid w:val="004014E1"/>
    <w:rsid w:val="00401A37"/>
    <w:rsid w:val="00401DE3"/>
    <w:rsid w:val="00401EBC"/>
    <w:rsid w:val="00402628"/>
    <w:rsid w:val="00402EF9"/>
    <w:rsid w:val="00405C2C"/>
    <w:rsid w:val="004066DD"/>
    <w:rsid w:val="00406879"/>
    <w:rsid w:val="00407B89"/>
    <w:rsid w:val="00407DB9"/>
    <w:rsid w:val="00411A95"/>
    <w:rsid w:val="00413D23"/>
    <w:rsid w:val="00415977"/>
    <w:rsid w:val="00416042"/>
    <w:rsid w:val="004167D2"/>
    <w:rsid w:val="00416881"/>
    <w:rsid w:val="00417AA3"/>
    <w:rsid w:val="00420452"/>
    <w:rsid w:val="00420787"/>
    <w:rsid w:val="00422163"/>
    <w:rsid w:val="004227F8"/>
    <w:rsid w:val="0042601B"/>
    <w:rsid w:val="00426A6F"/>
    <w:rsid w:val="00431D06"/>
    <w:rsid w:val="00434F43"/>
    <w:rsid w:val="00435C61"/>
    <w:rsid w:val="00436723"/>
    <w:rsid w:val="00437073"/>
    <w:rsid w:val="00437B21"/>
    <w:rsid w:val="004423DA"/>
    <w:rsid w:val="004424E1"/>
    <w:rsid w:val="00442D1D"/>
    <w:rsid w:val="00443A90"/>
    <w:rsid w:val="0044402F"/>
    <w:rsid w:val="0044516A"/>
    <w:rsid w:val="0044627D"/>
    <w:rsid w:val="00446C89"/>
    <w:rsid w:val="00446DEE"/>
    <w:rsid w:val="004518B2"/>
    <w:rsid w:val="00453429"/>
    <w:rsid w:val="004534C5"/>
    <w:rsid w:val="004535B7"/>
    <w:rsid w:val="00453709"/>
    <w:rsid w:val="00454A06"/>
    <w:rsid w:val="00454B9B"/>
    <w:rsid w:val="00455980"/>
    <w:rsid w:val="00456E03"/>
    <w:rsid w:val="00461145"/>
    <w:rsid w:val="00463291"/>
    <w:rsid w:val="004635B4"/>
    <w:rsid w:val="00463BA1"/>
    <w:rsid w:val="00463F01"/>
    <w:rsid w:val="00464373"/>
    <w:rsid w:val="00464DED"/>
    <w:rsid w:val="00464EA9"/>
    <w:rsid w:val="00465A6B"/>
    <w:rsid w:val="004660B2"/>
    <w:rsid w:val="0046651C"/>
    <w:rsid w:val="004666D1"/>
    <w:rsid w:val="00466983"/>
    <w:rsid w:val="00471C9D"/>
    <w:rsid w:val="004725A4"/>
    <w:rsid w:val="004725A6"/>
    <w:rsid w:val="0047417B"/>
    <w:rsid w:val="0047492A"/>
    <w:rsid w:val="00477D46"/>
    <w:rsid w:val="00480AB2"/>
    <w:rsid w:val="00481373"/>
    <w:rsid w:val="00482048"/>
    <w:rsid w:val="004820C0"/>
    <w:rsid w:val="00482C4E"/>
    <w:rsid w:val="00483ECC"/>
    <w:rsid w:val="00483EF5"/>
    <w:rsid w:val="004851EE"/>
    <w:rsid w:val="00486A2C"/>
    <w:rsid w:val="00492410"/>
    <w:rsid w:val="004937E6"/>
    <w:rsid w:val="00493F14"/>
    <w:rsid w:val="0049501C"/>
    <w:rsid w:val="00496AC9"/>
    <w:rsid w:val="004A001F"/>
    <w:rsid w:val="004A0047"/>
    <w:rsid w:val="004A2BEA"/>
    <w:rsid w:val="004A2F30"/>
    <w:rsid w:val="004A5497"/>
    <w:rsid w:val="004A6205"/>
    <w:rsid w:val="004A7594"/>
    <w:rsid w:val="004A773A"/>
    <w:rsid w:val="004B12E7"/>
    <w:rsid w:val="004B4388"/>
    <w:rsid w:val="004B5362"/>
    <w:rsid w:val="004B5A97"/>
    <w:rsid w:val="004B6433"/>
    <w:rsid w:val="004C0016"/>
    <w:rsid w:val="004C1A9C"/>
    <w:rsid w:val="004C28E4"/>
    <w:rsid w:val="004C3818"/>
    <w:rsid w:val="004C483E"/>
    <w:rsid w:val="004C4ACD"/>
    <w:rsid w:val="004C5851"/>
    <w:rsid w:val="004C5AA6"/>
    <w:rsid w:val="004C606E"/>
    <w:rsid w:val="004C7725"/>
    <w:rsid w:val="004D12ED"/>
    <w:rsid w:val="004D232D"/>
    <w:rsid w:val="004D3CD7"/>
    <w:rsid w:val="004D3E6C"/>
    <w:rsid w:val="004D43D8"/>
    <w:rsid w:val="004D47F3"/>
    <w:rsid w:val="004D4D34"/>
    <w:rsid w:val="004D7D82"/>
    <w:rsid w:val="004D7F74"/>
    <w:rsid w:val="004E00F5"/>
    <w:rsid w:val="004E08F2"/>
    <w:rsid w:val="004E0C57"/>
    <w:rsid w:val="004E1299"/>
    <w:rsid w:val="004E12D1"/>
    <w:rsid w:val="004E2AC4"/>
    <w:rsid w:val="004E3827"/>
    <w:rsid w:val="004E6752"/>
    <w:rsid w:val="004E7338"/>
    <w:rsid w:val="004F0667"/>
    <w:rsid w:val="004F2F5B"/>
    <w:rsid w:val="004F4B9D"/>
    <w:rsid w:val="004F5BD5"/>
    <w:rsid w:val="004F5DAA"/>
    <w:rsid w:val="00500552"/>
    <w:rsid w:val="00502F91"/>
    <w:rsid w:val="00504F62"/>
    <w:rsid w:val="00506DB2"/>
    <w:rsid w:val="005071D9"/>
    <w:rsid w:val="00507AB0"/>
    <w:rsid w:val="005114AB"/>
    <w:rsid w:val="00511CF2"/>
    <w:rsid w:val="0051415A"/>
    <w:rsid w:val="00514F7C"/>
    <w:rsid w:val="00517DE4"/>
    <w:rsid w:val="0052130C"/>
    <w:rsid w:val="00521653"/>
    <w:rsid w:val="005232B9"/>
    <w:rsid w:val="005233C0"/>
    <w:rsid w:val="00523726"/>
    <w:rsid w:val="0052641B"/>
    <w:rsid w:val="00526623"/>
    <w:rsid w:val="00527C11"/>
    <w:rsid w:val="00530602"/>
    <w:rsid w:val="00533724"/>
    <w:rsid w:val="005357E0"/>
    <w:rsid w:val="00536252"/>
    <w:rsid w:val="00536CA9"/>
    <w:rsid w:val="005370C8"/>
    <w:rsid w:val="00540FCE"/>
    <w:rsid w:val="005410AB"/>
    <w:rsid w:val="00541A5F"/>
    <w:rsid w:val="00542146"/>
    <w:rsid w:val="005425B9"/>
    <w:rsid w:val="005440CD"/>
    <w:rsid w:val="00544156"/>
    <w:rsid w:val="00544C87"/>
    <w:rsid w:val="0054502F"/>
    <w:rsid w:val="00545F3F"/>
    <w:rsid w:val="00546EC9"/>
    <w:rsid w:val="00546F53"/>
    <w:rsid w:val="00550AED"/>
    <w:rsid w:val="00550DA6"/>
    <w:rsid w:val="00550F00"/>
    <w:rsid w:val="005516A1"/>
    <w:rsid w:val="0055245B"/>
    <w:rsid w:val="00552CAE"/>
    <w:rsid w:val="005533ED"/>
    <w:rsid w:val="00554AC1"/>
    <w:rsid w:val="00554D09"/>
    <w:rsid w:val="005565C7"/>
    <w:rsid w:val="005571A1"/>
    <w:rsid w:val="0055725B"/>
    <w:rsid w:val="00560676"/>
    <w:rsid w:val="00562157"/>
    <w:rsid w:val="00562171"/>
    <w:rsid w:val="00562CD9"/>
    <w:rsid w:val="00563040"/>
    <w:rsid w:val="00563DAC"/>
    <w:rsid w:val="00563E98"/>
    <w:rsid w:val="0056538A"/>
    <w:rsid w:val="005657C1"/>
    <w:rsid w:val="00566AF3"/>
    <w:rsid w:val="005675AD"/>
    <w:rsid w:val="00567B01"/>
    <w:rsid w:val="0057100E"/>
    <w:rsid w:val="0057188C"/>
    <w:rsid w:val="00571ACE"/>
    <w:rsid w:val="005729C0"/>
    <w:rsid w:val="00575EA7"/>
    <w:rsid w:val="005767D9"/>
    <w:rsid w:val="0057706C"/>
    <w:rsid w:val="00581014"/>
    <w:rsid w:val="00582133"/>
    <w:rsid w:val="00584A32"/>
    <w:rsid w:val="00584CDB"/>
    <w:rsid w:val="00584FEF"/>
    <w:rsid w:val="005851F3"/>
    <w:rsid w:val="005872D0"/>
    <w:rsid w:val="00590063"/>
    <w:rsid w:val="00591056"/>
    <w:rsid w:val="00593A0A"/>
    <w:rsid w:val="005940AC"/>
    <w:rsid w:val="0059416F"/>
    <w:rsid w:val="005955FA"/>
    <w:rsid w:val="00595BDD"/>
    <w:rsid w:val="005964A4"/>
    <w:rsid w:val="00596BF6"/>
    <w:rsid w:val="005A0971"/>
    <w:rsid w:val="005A0FB4"/>
    <w:rsid w:val="005A5FAB"/>
    <w:rsid w:val="005A61A7"/>
    <w:rsid w:val="005A65D9"/>
    <w:rsid w:val="005A6794"/>
    <w:rsid w:val="005A6B7F"/>
    <w:rsid w:val="005A79D7"/>
    <w:rsid w:val="005B04F2"/>
    <w:rsid w:val="005B058E"/>
    <w:rsid w:val="005B3D6F"/>
    <w:rsid w:val="005B485D"/>
    <w:rsid w:val="005B52BE"/>
    <w:rsid w:val="005B63BE"/>
    <w:rsid w:val="005B64B5"/>
    <w:rsid w:val="005B6788"/>
    <w:rsid w:val="005B7F9A"/>
    <w:rsid w:val="005C00D1"/>
    <w:rsid w:val="005C0B5B"/>
    <w:rsid w:val="005C1C97"/>
    <w:rsid w:val="005C395B"/>
    <w:rsid w:val="005C44BB"/>
    <w:rsid w:val="005C4731"/>
    <w:rsid w:val="005C6037"/>
    <w:rsid w:val="005C61EE"/>
    <w:rsid w:val="005C698D"/>
    <w:rsid w:val="005C6D17"/>
    <w:rsid w:val="005C6FC7"/>
    <w:rsid w:val="005D01A5"/>
    <w:rsid w:val="005D044C"/>
    <w:rsid w:val="005D2CEF"/>
    <w:rsid w:val="005D380B"/>
    <w:rsid w:val="005D4E44"/>
    <w:rsid w:val="005D6465"/>
    <w:rsid w:val="005D7903"/>
    <w:rsid w:val="005E0BC0"/>
    <w:rsid w:val="005E1A36"/>
    <w:rsid w:val="005E2910"/>
    <w:rsid w:val="005E2E16"/>
    <w:rsid w:val="005E3846"/>
    <w:rsid w:val="005F178D"/>
    <w:rsid w:val="005F2287"/>
    <w:rsid w:val="005F4AD3"/>
    <w:rsid w:val="005F73ED"/>
    <w:rsid w:val="005F74A9"/>
    <w:rsid w:val="005F7D0D"/>
    <w:rsid w:val="006002A0"/>
    <w:rsid w:val="00600581"/>
    <w:rsid w:val="006008CD"/>
    <w:rsid w:val="006024D1"/>
    <w:rsid w:val="00603115"/>
    <w:rsid w:val="00603AA0"/>
    <w:rsid w:val="00604B36"/>
    <w:rsid w:val="00604BFB"/>
    <w:rsid w:val="00604D28"/>
    <w:rsid w:val="006051D5"/>
    <w:rsid w:val="00606A72"/>
    <w:rsid w:val="006078A4"/>
    <w:rsid w:val="00610052"/>
    <w:rsid w:val="00610CA7"/>
    <w:rsid w:val="0061125D"/>
    <w:rsid w:val="00612B2F"/>
    <w:rsid w:val="0061388D"/>
    <w:rsid w:val="00613ECC"/>
    <w:rsid w:val="0061405E"/>
    <w:rsid w:val="00614C3A"/>
    <w:rsid w:val="00616D8B"/>
    <w:rsid w:val="00617D61"/>
    <w:rsid w:val="006200A8"/>
    <w:rsid w:val="0062123A"/>
    <w:rsid w:val="00621979"/>
    <w:rsid w:val="0062491D"/>
    <w:rsid w:val="00625525"/>
    <w:rsid w:val="00625FB2"/>
    <w:rsid w:val="006268C1"/>
    <w:rsid w:val="00626A20"/>
    <w:rsid w:val="00627A24"/>
    <w:rsid w:val="00630AC0"/>
    <w:rsid w:val="00632457"/>
    <w:rsid w:val="00632664"/>
    <w:rsid w:val="00632683"/>
    <w:rsid w:val="00633408"/>
    <w:rsid w:val="006337F6"/>
    <w:rsid w:val="006344E9"/>
    <w:rsid w:val="00635440"/>
    <w:rsid w:val="00637B46"/>
    <w:rsid w:val="00637DCE"/>
    <w:rsid w:val="00637F83"/>
    <w:rsid w:val="00640BE4"/>
    <w:rsid w:val="00641CC5"/>
    <w:rsid w:val="0064254F"/>
    <w:rsid w:val="00642711"/>
    <w:rsid w:val="00644C02"/>
    <w:rsid w:val="006456EE"/>
    <w:rsid w:val="006457FD"/>
    <w:rsid w:val="006469C6"/>
    <w:rsid w:val="00653C08"/>
    <w:rsid w:val="00653FE5"/>
    <w:rsid w:val="00654CA8"/>
    <w:rsid w:val="00655E80"/>
    <w:rsid w:val="00655FC7"/>
    <w:rsid w:val="00660BA3"/>
    <w:rsid w:val="00660E85"/>
    <w:rsid w:val="00661A08"/>
    <w:rsid w:val="00662DBA"/>
    <w:rsid w:val="0066351C"/>
    <w:rsid w:val="00670D0C"/>
    <w:rsid w:val="00671B11"/>
    <w:rsid w:val="0067213D"/>
    <w:rsid w:val="006740E8"/>
    <w:rsid w:val="00675163"/>
    <w:rsid w:val="006754D9"/>
    <w:rsid w:val="00675BE9"/>
    <w:rsid w:val="00676287"/>
    <w:rsid w:val="00677CFF"/>
    <w:rsid w:val="0068012D"/>
    <w:rsid w:val="00681234"/>
    <w:rsid w:val="006816D0"/>
    <w:rsid w:val="00683709"/>
    <w:rsid w:val="00683856"/>
    <w:rsid w:val="00684857"/>
    <w:rsid w:val="00685217"/>
    <w:rsid w:val="00686B83"/>
    <w:rsid w:val="00686F0C"/>
    <w:rsid w:val="00690E8A"/>
    <w:rsid w:val="006915FB"/>
    <w:rsid w:val="0069161D"/>
    <w:rsid w:val="006916AC"/>
    <w:rsid w:val="006918EE"/>
    <w:rsid w:val="00692B81"/>
    <w:rsid w:val="00693ACA"/>
    <w:rsid w:val="00693EAD"/>
    <w:rsid w:val="006959E3"/>
    <w:rsid w:val="00697CA2"/>
    <w:rsid w:val="006A1AF2"/>
    <w:rsid w:val="006A2A06"/>
    <w:rsid w:val="006A2A0C"/>
    <w:rsid w:val="006A2FD3"/>
    <w:rsid w:val="006A3CC6"/>
    <w:rsid w:val="006A423A"/>
    <w:rsid w:val="006A4622"/>
    <w:rsid w:val="006B0211"/>
    <w:rsid w:val="006B07F9"/>
    <w:rsid w:val="006B0C64"/>
    <w:rsid w:val="006B57F6"/>
    <w:rsid w:val="006B5C26"/>
    <w:rsid w:val="006B6686"/>
    <w:rsid w:val="006B6A09"/>
    <w:rsid w:val="006C08B7"/>
    <w:rsid w:val="006C215C"/>
    <w:rsid w:val="006C23B0"/>
    <w:rsid w:val="006C3A30"/>
    <w:rsid w:val="006C4306"/>
    <w:rsid w:val="006C478A"/>
    <w:rsid w:val="006C4A56"/>
    <w:rsid w:val="006C540F"/>
    <w:rsid w:val="006C55AF"/>
    <w:rsid w:val="006C5763"/>
    <w:rsid w:val="006C6F1F"/>
    <w:rsid w:val="006C7E5E"/>
    <w:rsid w:val="006D10B6"/>
    <w:rsid w:val="006D1ADF"/>
    <w:rsid w:val="006D1FF7"/>
    <w:rsid w:val="006D22A1"/>
    <w:rsid w:val="006D2D91"/>
    <w:rsid w:val="006D371E"/>
    <w:rsid w:val="006D488F"/>
    <w:rsid w:val="006D6165"/>
    <w:rsid w:val="006D6B54"/>
    <w:rsid w:val="006D6D4B"/>
    <w:rsid w:val="006D717B"/>
    <w:rsid w:val="006D786C"/>
    <w:rsid w:val="006D7B71"/>
    <w:rsid w:val="006E0F8E"/>
    <w:rsid w:val="006E2416"/>
    <w:rsid w:val="006E31C5"/>
    <w:rsid w:val="006E3701"/>
    <w:rsid w:val="006E414C"/>
    <w:rsid w:val="006E419F"/>
    <w:rsid w:val="006E503D"/>
    <w:rsid w:val="006F0502"/>
    <w:rsid w:val="006F0CE8"/>
    <w:rsid w:val="006F0D0B"/>
    <w:rsid w:val="006F1363"/>
    <w:rsid w:val="006F25CB"/>
    <w:rsid w:val="006F2EB7"/>
    <w:rsid w:val="006F32D5"/>
    <w:rsid w:val="006F4668"/>
    <w:rsid w:val="006F4763"/>
    <w:rsid w:val="006F5456"/>
    <w:rsid w:val="007007B4"/>
    <w:rsid w:val="00700808"/>
    <w:rsid w:val="00701B16"/>
    <w:rsid w:val="00701C52"/>
    <w:rsid w:val="007032E7"/>
    <w:rsid w:val="00704004"/>
    <w:rsid w:val="00704404"/>
    <w:rsid w:val="00705142"/>
    <w:rsid w:val="00705B80"/>
    <w:rsid w:val="007063B6"/>
    <w:rsid w:val="00706711"/>
    <w:rsid w:val="0070739D"/>
    <w:rsid w:val="007073DF"/>
    <w:rsid w:val="00707B7D"/>
    <w:rsid w:val="007103F5"/>
    <w:rsid w:val="0071078A"/>
    <w:rsid w:val="00711B1C"/>
    <w:rsid w:val="0071244A"/>
    <w:rsid w:val="007125F9"/>
    <w:rsid w:val="00713D5B"/>
    <w:rsid w:val="00716480"/>
    <w:rsid w:val="00717535"/>
    <w:rsid w:val="00717860"/>
    <w:rsid w:val="00720245"/>
    <w:rsid w:val="00720D25"/>
    <w:rsid w:val="00721BD9"/>
    <w:rsid w:val="00722E8E"/>
    <w:rsid w:val="00723366"/>
    <w:rsid w:val="007247DC"/>
    <w:rsid w:val="00724837"/>
    <w:rsid w:val="00725FC3"/>
    <w:rsid w:val="00726564"/>
    <w:rsid w:val="00730676"/>
    <w:rsid w:val="0073104C"/>
    <w:rsid w:val="00731081"/>
    <w:rsid w:val="00732842"/>
    <w:rsid w:val="00732866"/>
    <w:rsid w:val="007345AC"/>
    <w:rsid w:val="00737407"/>
    <w:rsid w:val="0074015C"/>
    <w:rsid w:val="00741466"/>
    <w:rsid w:val="00741D9E"/>
    <w:rsid w:val="007423D4"/>
    <w:rsid w:val="0074455D"/>
    <w:rsid w:val="007465CE"/>
    <w:rsid w:val="007469A0"/>
    <w:rsid w:val="007476C6"/>
    <w:rsid w:val="007527DC"/>
    <w:rsid w:val="00753244"/>
    <w:rsid w:val="007535A7"/>
    <w:rsid w:val="00754547"/>
    <w:rsid w:val="0075499D"/>
    <w:rsid w:val="007558DD"/>
    <w:rsid w:val="007564D3"/>
    <w:rsid w:val="0075659F"/>
    <w:rsid w:val="00756747"/>
    <w:rsid w:val="007567A7"/>
    <w:rsid w:val="007568B6"/>
    <w:rsid w:val="0075789C"/>
    <w:rsid w:val="007579FD"/>
    <w:rsid w:val="00762C62"/>
    <w:rsid w:val="0076369B"/>
    <w:rsid w:val="00763738"/>
    <w:rsid w:val="007637DE"/>
    <w:rsid w:val="00764348"/>
    <w:rsid w:val="0076560C"/>
    <w:rsid w:val="0076666B"/>
    <w:rsid w:val="00767696"/>
    <w:rsid w:val="0076793C"/>
    <w:rsid w:val="00770831"/>
    <w:rsid w:val="00770E8B"/>
    <w:rsid w:val="00771FB8"/>
    <w:rsid w:val="00772159"/>
    <w:rsid w:val="007729A8"/>
    <w:rsid w:val="0077387E"/>
    <w:rsid w:val="00774BF1"/>
    <w:rsid w:val="00775B11"/>
    <w:rsid w:val="00777C6C"/>
    <w:rsid w:val="00781DCC"/>
    <w:rsid w:val="00782BA4"/>
    <w:rsid w:val="00782F9E"/>
    <w:rsid w:val="00783392"/>
    <w:rsid w:val="00786464"/>
    <w:rsid w:val="00791B3F"/>
    <w:rsid w:val="00796199"/>
    <w:rsid w:val="00797325"/>
    <w:rsid w:val="007A020F"/>
    <w:rsid w:val="007A2F0F"/>
    <w:rsid w:val="007A4787"/>
    <w:rsid w:val="007A5958"/>
    <w:rsid w:val="007A5971"/>
    <w:rsid w:val="007A7014"/>
    <w:rsid w:val="007B09B0"/>
    <w:rsid w:val="007B0AA6"/>
    <w:rsid w:val="007B0DA2"/>
    <w:rsid w:val="007B1835"/>
    <w:rsid w:val="007B1C04"/>
    <w:rsid w:val="007B40FB"/>
    <w:rsid w:val="007B5110"/>
    <w:rsid w:val="007B51D3"/>
    <w:rsid w:val="007B5A59"/>
    <w:rsid w:val="007B636A"/>
    <w:rsid w:val="007B6B12"/>
    <w:rsid w:val="007B76FF"/>
    <w:rsid w:val="007C1425"/>
    <w:rsid w:val="007C1693"/>
    <w:rsid w:val="007C1AF0"/>
    <w:rsid w:val="007C1C9C"/>
    <w:rsid w:val="007C312A"/>
    <w:rsid w:val="007C4115"/>
    <w:rsid w:val="007C654F"/>
    <w:rsid w:val="007C7182"/>
    <w:rsid w:val="007D4D86"/>
    <w:rsid w:val="007D4FE5"/>
    <w:rsid w:val="007D5D58"/>
    <w:rsid w:val="007D6029"/>
    <w:rsid w:val="007D7CCB"/>
    <w:rsid w:val="007E1CCF"/>
    <w:rsid w:val="007E2237"/>
    <w:rsid w:val="007E27A8"/>
    <w:rsid w:val="007E35A9"/>
    <w:rsid w:val="007E399C"/>
    <w:rsid w:val="007E43F3"/>
    <w:rsid w:val="007E4D9D"/>
    <w:rsid w:val="007F10C4"/>
    <w:rsid w:val="007F1498"/>
    <w:rsid w:val="007F1C6E"/>
    <w:rsid w:val="007F1E83"/>
    <w:rsid w:val="007F28B7"/>
    <w:rsid w:val="007F2A15"/>
    <w:rsid w:val="007F2E5E"/>
    <w:rsid w:val="007F3014"/>
    <w:rsid w:val="007F3777"/>
    <w:rsid w:val="007F40E8"/>
    <w:rsid w:val="007F61C7"/>
    <w:rsid w:val="008002EA"/>
    <w:rsid w:val="0080426C"/>
    <w:rsid w:val="00804EB4"/>
    <w:rsid w:val="008106E3"/>
    <w:rsid w:val="00812485"/>
    <w:rsid w:val="00812680"/>
    <w:rsid w:val="008136A9"/>
    <w:rsid w:val="00813C98"/>
    <w:rsid w:val="00813DC9"/>
    <w:rsid w:val="008165CC"/>
    <w:rsid w:val="00816A48"/>
    <w:rsid w:val="0081778E"/>
    <w:rsid w:val="008222F2"/>
    <w:rsid w:val="008236A7"/>
    <w:rsid w:val="008248C3"/>
    <w:rsid w:val="00825EBE"/>
    <w:rsid w:val="008262FC"/>
    <w:rsid w:val="00826B5C"/>
    <w:rsid w:val="00827548"/>
    <w:rsid w:val="00831305"/>
    <w:rsid w:val="008314B9"/>
    <w:rsid w:val="00832E4F"/>
    <w:rsid w:val="0083347F"/>
    <w:rsid w:val="00834093"/>
    <w:rsid w:val="00834C70"/>
    <w:rsid w:val="00835EC6"/>
    <w:rsid w:val="00836C83"/>
    <w:rsid w:val="008373A4"/>
    <w:rsid w:val="00840481"/>
    <w:rsid w:val="008409F8"/>
    <w:rsid w:val="0084211B"/>
    <w:rsid w:val="00843156"/>
    <w:rsid w:val="00843750"/>
    <w:rsid w:val="00844AF3"/>
    <w:rsid w:val="00844C87"/>
    <w:rsid w:val="00846792"/>
    <w:rsid w:val="008468F7"/>
    <w:rsid w:val="00846E53"/>
    <w:rsid w:val="00846F11"/>
    <w:rsid w:val="00846FA9"/>
    <w:rsid w:val="00847920"/>
    <w:rsid w:val="008506A7"/>
    <w:rsid w:val="008519D0"/>
    <w:rsid w:val="00855867"/>
    <w:rsid w:val="0085614C"/>
    <w:rsid w:val="00856A52"/>
    <w:rsid w:val="00860812"/>
    <w:rsid w:val="00861CB2"/>
    <w:rsid w:val="008620FD"/>
    <w:rsid w:val="0086329D"/>
    <w:rsid w:val="00864067"/>
    <w:rsid w:val="0086440F"/>
    <w:rsid w:val="008659C2"/>
    <w:rsid w:val="0086689B"/>
    <w:rsid w:val="0087167C"/>
    <w:rsid w:val="00871C73"/>
    <w:rsid w:val="00872066"/>
    <w:rsid w:val="008720EE"/>
    <w:rsid w:val="0087530D"/>
    <w:rsid w:val="008755A6"/>
    <w:rsid w:val="00876687"/>
    <w:rsid w:val="008806D0"/>
    <w:rsid w:val="00881535"/>
    <w:rsid w:val="008822AE"/>
    <w:rsid w:val="0088295A"/>
    <w:rsid w:val="00882D77"/>
    <w:rsid w:val="00883CDD"/>
    <w:rsid w:val="00884088"/>
    <w:rsid w:val="00885076"/>
    <w:rsid w:val="00885832"/>
    <w:rsid w:val="00885963"/>
    <w:rsid w:val="00885A5B"/>
    <w:rsid w:val="00885C53"/>
    <w:rsid w:val="00886D67"/>
    <w:rsid w:val="00891D7F"/>
    <w:rsid w:val="00891FF2"/>
    <w:rsid w:val="0089257E"/>
    <w:rsid w:val="00892594"/>
    <w:rsid w:val="0089332C"/>
    <w:rsid w:val="0089453D"/>
    <w:rsid w:val="00894DE0"/>
    <w:rsid w:val="0089760D"/>
    <w:rsid w:val="008A016E"/>
    <w:rsid w:val="008A09DB"/>
    <w:rsid w:val="008A21E0"/>
    <w:rsid w:val="008A232E"/>
    <w:rsid w:val="008A3270"/>
    <w:rsid w:val="008A3907"/>
    <w:rsid w:val="008A3AB8"/>
    <w:rsid w:val="008A4001"/>
    <w:rsid w:val="008A534C"/>
    <w:rsid w:val="008A6CD9"/>
    <w:rsid w:val="008A6EA6"/>
    <w:rsid w:val="008B1CF5"/>
    <w:rsid w:val="008B21DF"/>
    <w:rsid w:val="008B5095"/>
    <w:rsid w:val="008B5B19"/>
    <w:rsid w:val="008B6C82"/>
    <w:rsid w:val="008B7C38"/>
    <w:rsid w:val="008C0150"/>
    <w:rsid w:val="008C0BAB"/>
    <w:rsid w:val="008C16A6"/>
    <w:rsid w:val="008C1E0C"/>
    <w:rsid w:val="008C21E0"/>
    <w:rsid w:val="008C324B"/>
    <w:rsid w:val="008C5203"/>
    <w:rsid w:val="008C5684"/>
    <w:rsid w:val="008C5759"/>
    <w:rsid w:val="008C7540"/>
    <w:rsid w:val="008C7A8A"/>
    <w:rsid w:val="008D122A"/>
    <w:rsid w:val="008D1835"/>
    <w:rsid w:val="008D4B0E"/>
    <w:rsid w:val="008D6906"/>
    <w:rsid w:val="008D6FEB"/>
    <w:rsid w:val="008D73D3"/>
    <w:rsid w:val="008E048A"/>
    <w:rsid w:val="008E193A"/>
    <w:rsid w:val="008E1B09"/>
    <w:rsid w:val="008E33F4"/>
    <w:rsid w:val="008E419D"/>
    <w:rsid w:val="008E4C7D"/>
    <w:rsid w:val="008E6471"/>
    <w:rsid w:val="008E657D"/>
    <w:rsid w:val="008E6790"/>
    <w:rsid w:val="008E7BA0"/>
    <w:rsid w:val="008F3EA4"/>
    <w:rsid w:val="008F3EE8"/>
    <w:rsid w:val="008F4083"/>
    <w:rsid w:val="008F4BA7"/>
    <w:rsid w:val="008F633B"/>
    <w:rsid w:val="008F747D"/>
    <w:rsid w:val="00902307"/>
    <w:rsid w:val="00902745"/>
    <w:rsid w:val="0090301A"/>
    <w:rsid w:val="00903BAC"/>
    <w:rsid w:val="009064AD"/>
    <w:rsid w:val="0090653C"/>
    <w:rsid w:val="00910012"/>
    <w:rsid w:val="00910496"/>
    <w:rsid w:val="00912959"/>
    <w:rsid w:val="00913DC3"/>
    <w:rsid w:val="00914027"/>
    <w:rsid w:val="009147E7"/>
    <w:rsid w:val="00914AA4"/>
    <w:rsid w:val="00914AD6"/>
    <w:rsid w:val="00916911"/>
    <w:rsid w:val="0092088F"/>
    <w:rsid w:val="0092095F"/>
    <w:rsid w:val="00920BBB"/>
    <w:rsid w:val="00920F55"/>
    <w:rsid w:val="00921F79"/>
    <w:rsid w:val="00922A87"/>
    <w:rsid w:val="00922B1B"/>
    <w:rsid w:val="00922DAB"/>
    <w:rsid w:val="009259EC"/>
    <w:rsid w:val="00925A4F"/>
    <w:rsid w:val="00925B33"/>
    <w:rsid w:val="00926FDB"/>
    <w:rsid w:val="00927611"/>
    <w:rsid w:val="00930B2C"/>
    <w:rsid w:val="009318AE"/>
    <w:rsid w:val="00931EA0"/>
    <w:rsid w:val="00932C07"/>
    <w:rsid w:val="00933023"/>
    <w:rsid w:val="00935C99"/>
    <w:rsid w:val="0094030C"/>
    <w:rsid w:val="00940B5B"/>
    <w:rsid w:val="0094107E"/>
    <w:rsid w:val="009411B9"/>
    <w:rsid w:val="009412A4"/>
    <w:rsid w:val="009419B6"/>
    <w:rsid w:val="00941AAD"/>
    <w:rsid w:val="009428F5"/>
    <w:rsid w:val="00945F0D"/>
    <w:rsid w:val="00950D45"/>
    <w:rsid w:val="00951664"/>
    <w:rsid w:val="0095373A"/>
    <w:rsid w:val="00954720"/>
    <w:rsid w:val="00956193"/>
    <w:rsid w:val="0095649D"/>
    <w:rsid w:val="00961C1F"/>
    <w:rsid w:val="009622BB"/>
    <w:rsid w:val="00962A23"/>
    <w:rsid w:val="00962DA3"/>
    <w:rsid w:val="00962EEE"/>
    <w:rsid w:val="009708DD"/>
    <w:rsid w:val="00970DEE"/>
    <w:rsid w:val="00971220"/>
    <w:rsid w:val="009717B0"/>
    <w:rsid w:val="0097288F"/>
    <w:rsid w:val="00973A5D"/>
    <w:rsid w:val="00974B40"/>
    <w:rsid w:val="00975F83"/>
    <w:rsid w:val="00976533"/>
    <w:rsid w:val="009770CA"/>
    <w:rsid w:val="00977FFE"/>
    <w:rsid w:val="00980407"/>
    <w:rsid w:val="009804CE"/>
    <w:rsid w:val="00985AA2"/>
    <w:rsid w:val="009867BA"/>
    <w:rsid w:val="009908AE"/>
    <w:rsid w:val="0099417C"/>
    <w:rsid w:val="0099611E"/>
    <w:rsid w:val="00996801"/>
    <w:rsid w:val="00996CDC"/>
    <w:rsid w:val="00996E11"/>
    <w:rsid w:val="00997FCD"/>
    <w:rsid w:val="009A00D9"/>
    <w:rsid w:val="009A0934"/>
    <w:rsid w:val="009A276A"/>
    <w:rsid w:val="009A2833"/>
    <w:rsid w:val="009A31E6"/>
    <w:rsid w:val="009A35A6"/>
    <w:rsid w:val="009A4AF3"/>
    <w:rsid w:val="009A5A6F"/>
    <w:rsid w:val="009A5E76"/>
    <w:rsid w:val="009B0184"/>
    <w:rsid w:val="009B0298"/>
    <w:rsid w:val="009B02E9"/>
    <w:rsid w:val="009B0F9C"/>
    <w:rsid w:val="009B2CED"/>
    <w:rsid w:val="009B2DFB"/>
    <w:rsid w:val="009B365D"/>
    <w:rsid w:val="009B371C"/>
    <w:rsid w:val="009B38C2"/>
    <w:rsid w:val="009B3A5E"/>
    <w:rsid w:val="009B3B7F"/>
    <w:rsid w:val="009B3C64"/>
    <w:rsid w:val="009B4E97"/>
    <w:rsid w:val="009B51B5"/>
    <w:rsid w:val="009B743E"/>
    <w:rsid w:val="009B7BDE"/>
    <w:rsid w:val="009C0A72"/>
    <w:rsid w:val="009C0F21"/>
    <w:rsid w:val="009C111D"/>
    <w:rsid w:val="009C3CF1"/>
    <w:rsid w:val="009C61C4"/>
    <w:rsid w:val="009C64FE"/>
    <w:rsid w:val="009C7048"/>
    <w:rsid w:val="009C7FD5"/>
    <w:rsid w:val="009D3040"/>
    <w:rsid w:val="009D368F"/>
    <w:rsid w:val="009D445D"/>
    <w:rsid w:val="009D5632"/>
    <w:rsid w:val="009D6C1E"/>
    <w:rsid w:val="009D7727"/>
    <w:rsid w:val="009E35A3"/>
    <w:rsid w:val="009E3E7D"/>
    <w:rsid w:val="009E7E9E"/>
    <w:rsid w:val="009F0646"/>
    <w:rsid w:val="009F1904"/>
    <w:rsid w:val="009F29AC"/>
    <w:rsid w:val="009F2B55"/>
    <w:rsid w:val="009F5AD3"/>
    <w:rsid w:val="009F5F20"/>
    <w:rsid w:val="009F5F9C"/>
    <w:rsid w:val="009F716A"/>
    <w:rsid w:val="00A0265B"/>
    <w:rsid w:val="00A05A26"/>
    <w:rsid w:val="00A07712"/>
    <w:rsid w:val="00A110B2"/>
    <w:rsid w:val="00A1339F"/>
    <w:rsid w:val="00A14302"/>
    <w:rsid w:val="00A14C8A"/>
    <w:rsid w:val="00A2117A"/>
    <w:rsid w:val="00A21D04"/>
    <w:rsid w:val="00A22444"/>
    <w:rsid w:val="00A23B7F"/>
    <w:rsid w:val="00A24C88"/>
    <w:rsid w:val="00A2504F"/>
    <w:rsid w:val="00A25383"/>
    <w:rsid w:val="00A25643"/>
    <w:rsid w:val="00A2584A"/>
    <w:rsid w:val="00A26342"/>
    <w:rsid w:val="00A26DC9"/>
    <w:rsid w:val="00A27A0D"/>
    <w:rsid w:val="00A30912"/>
    <w:rsid w:val="00A310D0"/>
    <w:rsid w:val="00A31516"/>
    <w:rsid w:val="00A33F99"/>
    <w:rsid w:val="00A341E5"/>
    <w:rsid w:val="00A348AB"/>
    <w:rsid w:val="00A355C6"/>
    <w:rsid w:val="00A358F5"/>
    <w:rsid w:val="00A365AF"/>
    <w:rsid w:val="00A37CC7"/>
    <w:rsid w:val="00A40424"/>
    <w:rsid w:val="00A40BAF"/>
    <w:rsid w:val="00A41BB4"/>
    <w:rsid w:val="00A4284E"/>
    <w:rsid w:val="00A45ABA"/>
    <w:rsid w:val="00A47E28"/>
    <w:rsid w:val="00A50B06"/>
    <w:rsid w:val="00A51DA5"/>
    <w:rsid w:val="00A5341B"/>
    <w:rsid w:val="00A53757"/>
    <w:rsid w:val="00A55333"/>
    <w:rsid w:val="00A566BE"/>
    <w:rsid w:val="00A57C78"/>
    <w:rsid w:val="00A57E9C"/>
    <w:rsid w:val="00A60CAA"/>
    <w:rsid w:val="00A61A46"/>
    <w:rsid w:val="00A6316D"/>
    <w:rsid w:val="00A631DD"/>
    <w:rsid w:val="00A65F77"/>
    <w:rsid w:val="00A663A6"/>
    <w:rsid w:val="00A672C7"/>
    <w:rsid w:val="00A7032A"/>
    <w:rsid w:val="00A7169B"/>
    <w:rsid w:val="00A71C5D"/>
    <w:rsid w:val="00A71EFD"/>
    <w:rsid w:val="00A7272E"/>
    <w:rsid w:val="00A72F58"/>
    <w:rsid w:val="00A731D5"/>
    <w:rsid w:val="00A73C9B"/>
    <w:rsid w:val="00A750F2"/>
    <w:rsid w:val="00A77555"/>
    <w:rsid w:val="00A801A8"/>
    <w:rsid w:val="00A8124D"/>
    <w:rsid w:val="00A8173F"/>
    <w:rsid w:val="00A817AE"/>
    <w:rsid w:val="00A828F5"/>
    <w:rsid w:val="00A83D30"/>
    <w:rsid w:val="00A84C11"/>
    <w:rsid w:val="00A85472"/>
    <w:rsid w:val="00A85684"/>
    <w:rsid w:val="00A8601F"/>
    <w:rsid w:val="00A93DF2"/>
    <w:rsid w:val="00A948A5"/>
    <w:rsid w:val="00A94AB2"/>
    <w:rsid w:val="00AA0407"/>
    <w:rsid w:val="00AA1E91"/>
    <w:rsid w:val="00AA2618"/>
    <w:rsid w:val="00AA357D"/>
    <w:rsid w:val="00AA426F"/>
    <w:rsid w:val="00AA4FE5"/>
    <w:rsid w:val="00AA61B5"/>
    <w:rsid w:val="00AB127C"/>
    <w:rsid w:val="00AB1431"/>
    <w:rsid w:val="00AB181E"/>
    <w:rsid w:val="00AB1A58"/>
    <w:rsid w:val="00AC19BF"/>
    <w:rsid w:val="00AC261F"/>
    <w:rsid w:val="00AC2C7E"/>
    <w:rsid w:val="00AC3409"/>
    <w:rsid w:val="00AC346E"/>
    <w:rsid w:val="00AC46F3"/>
    <w:rsid w:val="00AC5721"/>
    <w:rsid w:val="00AC63E3"/>
    <w:rsid w:val="00AD27CA"/>
    <w:rsid w:val="00AD5EB1"/>
    <w:rsid w:val="00AD5F1D"/>
    <w:rsid w:val="00AD7863"/>
    <w:rsid w:val="00AE04B9"/>
    <w:rsid w:val="00AE0F9E"/>
    <w:rsid w:val="00AE1AB9"/>
    <w:rsid w:val="00AE2143"/>
    <w:rsid w:val="00AE2961"/>
    <w:rsid w:val="00AE324D"/>
    <w:rsid w:val="00AE35D2"/>
    <w:rsid w:val="00AE7862"/>
    <w:rsid w:val="00AF17FD"/>
    <w:rsid w:val="00AF1B87"/>
    <w:rsid w:val="00AF2CDD"/>
    <w:rsid w:val="00AF2D0A"/>
    <w:rsid w:val="00AF2D97"/>
    <w:rsid w:val="00AF396F"/>
    <w:rsid w:val="00AF4523"/>
    <w:rsid w:val="00AF718A"/>
    <w:rsid w:val="00AF798A"/>
    <w:rsid w:val="00B00520"/>
    <w:rsid w:val="00B00C02"/>
    <w:rsid w:val="00B0133B"/>
    <w:rsid w:val="00B02206"/>
    <w:rsid w:val="00B05D75"/>
    <w:rsid w:val="00B06C85"/>
    <w:rsid w:val="00B06D35"/>
    <w:rsid w:val="00B073D4"/>
    <w:rsid w:val="00B0798D"/>
    <w:rsid w:val="00B108F9"/>
    <w:rsid w:val="00B11997"/>
    <w:rsid w:val="00B12C3F"/>
    <w:rsid w:val="00B12C95"/>
    <w:rsid w:val="00B1340A"/>
    <w:rsid w:val="00B13840"/>
    <w:rsid w:val="00B152C0"/>
    <w:rsid w:val="00B155CE"/>
    <w:rsid w:val="00B156B8"/>
    <w:rsid w:val="00B16D88"/>
    <w:rsid w:val="00B16E24"/>
    <w:rsid w:val="00B21D15"/>
    <w:rsid w:val="00B2270B"/>
    <w:rsid w:val="00B2353F"/>
    <w:rsid w:val="00B2396C"/>
    <w:rsid w:val="00B23DDC"/>
    <w:rsid w:val="00B300F8"/>
    <w:rsid w:val="00B30C9B"/>
    <w:rsid w:val="00B3163E"/>
    <w:rsid w:val="00B31776"/>
    <w:rsid w:val="00B325DF"/>
    <w:rsid w:val="00B33D11"/>
    <w:rsid w:val="00B35FFB"/>
    <w:rsid w:val="00B36EE6"/>
    <w:rsid w:val="00B37E47"/>
    <w:rsid w:val="00B408F4"/>
    <w:rsid w:val="00B420FA"/>
    <w:rsid w:val="00B422F3"/>
    <w:rsid w:val="00B42B83"/>
    <w:rsid w:val="00B42FE7"/>
    <w:rsid w:val="00B43889"/>
    <w:rsid w:val="00B4602C"/>
    <w:rsid w:val="00B46FD4"/>
    <w:rsid w:val="00B505D0"/>
    <w:rsid w:val="00B53591"/>
    <w:rsid w:val="00B54808"/>
    <w:rsid w:val="00B56962"/>
    <w:rsid w:val="00B57769"/>
    <w:rsid w:val="00B57EA9"/>
    <w:rsid w:val="00B61271"/>
    <w:rsid w:val="00B61940"/>
    <w:rsid w:val="00B61BFF"/>
    <w:rsid w:val="00B622C2"/>
    <w:rsid w:val="00B625B9"/>
    <w:rsid w:val="00B63343"/>
    <w:rsid w:val="00B6400A"/>
    <w:rsid w:val="00B65182"/>
    <w:rsid w:val="00B65E22"/>
    <w:rsid w:val="00B66409"/>
    <w:rsid w:val="00B66910"/>
    <w:rsid w:val="00B67026"/>
    <w:rsid w:val="00B708D7"/>
    <w:rsid w:val="00B712BE"/>
    <w:rsid w:val="00B725A3"/>
    <w:rsid w:val="00B72FC8"/>
    <w:rsid w:val="00B73BE4"/>
    <w:rsid w:val="00B745E8"/>
    <w:rsid w:val="00B760A3"/>
    <w:rsid w:val="00B76122"/>
    <w:rsid w:val="00B76D6C"/>
    <w:rsid w:val="00B8087F"/>
    <w:rsid w:val="00B82194"/>
    <w:rsid w:val="00B8301E"/>
    <w:rsid w:val="00B8318F"/>
    <w:rsid w:val="00B863EF"/>
    <w:rsid w:val="00B92EFF"/>
    <w:rsid w:val="00B939EC"/>
    <w:rsid w:val="00B9560A"/>
    <w:rsid w:val="00B96157"/>
    <w:rsid w:val="00B966E2"/>
    <w:rsid w:val="00B96F9C"/>
    <w:rsid w:val="00BA1EAD"/>
    <w:rsid w:val="00BA27BB"/>
    <w:rsid w:val="00BA2941"/>
    <w:rsid w:val="00BA2BF8"/>
    <w:rsid w:val="00BA2C2A"/>
    <w:rsid w:val="00BA3949"/>
    <w:rsid w:val="00BA409D"/>
    <w:rsid w:val="00BA6E4A"/>
    <w:rsid w:val="00BB2778"/>
    <w:rsid w:val="00BB3120"/>
    <w:rsid w:val="00BB39A1"/>
    <w:rsid w:val="00BB5417"/>
    <w:rsid w:val="00BB6F40"/>
    <w:rsid w:val="00BB7009"/>
    <w:rsid w:val="00BC03A9"/>
    <w:rsid w:val="00BC0E5F"/>
    <w:rsid w:val="00BC141F"/>
    <w:rsid w:val="00BC19A5"/>
    <w:rsid w:val="00BC1AF2"/>
    <w:rsid w:val="00BC26E3"/>
    <w:rsid w:val="00BC3681"/>
    <w:rsid w:val="00BC4F3C"/>
    <w:rsid w:val="00BC5C7F"/>
    <w:rsid w:val="00BC5F8E"/>
    <w:rsid w:val="00BC6F0C"/>
    <w:rsid w:val="00BC76E0"/>
    <w:rsid w:val="00BD003B"/>
    <w:rsid w:val="00BD0AE6"/>
    <w:rsid w:val="00BD2E9B"/>
    <w:rsid w:val="00BD30C0"/>
    <w:rsid w:val="00BD33A2"/>
    <w:rsid w:val="00BD6BDF"/>
    <w:rsid w:val="00BE09C3"/>
    <w:rsid w:val="00BE15DB"/>
    <w:rsid w:val="00BE1AF4"/>
    <w:rsid w:val="00BE269D"/>
    <w:rsid w:val="00BE31AF"/>
    <w:rsid w:val="00BE395D"/>
    <w:rsid w:val="00BE52DC"/>
    <w:rsid w:val="00BE55C3"/>
    <w:rsid w:val="00BE698D"/>
    <w:rsid w:val="00BE6DAC"/>
    <w:rsid w:val="00BE7A22"/>
    <w:rsid w:val="00BF26E4"/>
    <w:rsid w:val="00BF3A5F"/>
    <w:rsid w:val="00BF4A71"/>
    <w:rsid w:val="00BF4B59"/>
    <w:rsid w:val="00C0202A"/>
    <w:rsid w:val="00C03926"/>
    <w:rsid w:val="00C03992"/>
    <w:rsid w:val="00C043DC"/>
    <w:rsid w:val="00C05473"/>
    <w:rsid w:val="00C06870"/>
    <w:rsid w:val="00C07DEF"/>
    <w:rsid w:val="00C1386F"/>
    <w:rsid w:val="00C13EB8"/>
    <w:rsid w:val="00C14D76"/>
    <w:rsid w:val="00C1604D"/>
    <w:rsid w:val="00C16236"/>
    <w:rsid w:val="00C1711E"/>
    <w:rsid w:val="00C20F9A"/>
    <w:rsid w:val="00C21B91"/>
    <w:rsid w:val="00C21D91"/>
    <w:rsid w:val="00C220C8"/>
    <w:rsid w:val="00C22B18"/>
    <w:rsid w:val="00C22BC4"/>
    <w:rsid w:val="00C2359D"/>
    <w:rsid w:val="00C24329"/>
    <w:rsid w:val="00C2481F"/>
    <w:rsid w:val="00C2628A"/>
    <w:rsid w:val="00C27341"/>
    <w:rsid w:val="00C279E4"/>
    <w:rsid w:val="00C27AA4"/>
    <w:rsid w:val="00C27BB0"/>
    <w:rsid w:val="00C319E6"/>
    <w:rsid w:val="00C31DC9"/>
    <w:rsid w:val="00C31F5A"/>
    <w:rsid w:val="00C32B24"/>
    <w:rsid w:val="00C34244"/>
    <w:rsid w:val="00C36478"/>
    <w:rsid w:val="00C36E55"/>
    <w:rsid w:val="00C36F2C"/>
    <w:rsid w:val="00C370CA"/>
    <w:rsid w:val="00C37775"/>
    <w:rsid w:val="00C401F6"/>
    <w:rsid w:val="00C41134"/>
    <w:rsid w:val="00C4502E"/>
    <w:rsid w:val="00C46937"/>
    <w:rsid w:val="00C46AFE"/>
    <w:rsid w:val="00C51C32"/>
    <w:rsid w:val="00C5223D"/>
    <w:rsid w:val="00C52523"/>
    <w:rsid w:val="00C5315F"/>
    <w:rsid w:val="00C533B6"/>
    <w:rsid w:val="00C53C4C"/>
    <w:rsid w:val="00C55DE4"/>
    <w:rsid w:val="00C565BD"/>
    <w:rsid w:val="00C570CE"/>
    <w:rsid w:val="00C57C03"/>
    <w:rsid w:val="00C6117F"/>
    <w:rsid w:val="00C613AB"/>
    <w:rsid w:val="00C61415"/>
    <w:rsid w:val="00C62237"/>
    <w:rsid w:val="00C627A4"/>
    <w:rsid w:val="00C627B8"/>
    <w:rsid w:val="00C64A64"/>
    <w:rsid w:val="00C64D1A"/>
    <w:rsid w:val="00C6739B"/>
    <w:rsid w:val="00C718AB"/>
    <w:rsid w:val="00C7195E"/>
    <w:rsid w:val="00C727AA"/>
    <w:rsid w:val="00C73CCF"/>
    <w:rsid w:val="00C75121"/>
    <w:rsid w:val="00C7554D"/>
    <w:rsid w:val="00C77365"/>
    <w:rsid w:val="00C77535"/>
    <w:rsid w:val="00C77FAC"/>
    <w:rsid w:val="00C8142A"/>
    <w:rsid w:val="00C8228E"/>
    <w:rsid w:val="00C86921"/>
    <w:rsid w:val="00C87E3B"/>
    <w:rsid w:val="00C9193F"/>
    <w:rsid w:val="00C91A9F"/>
    <w:rsid w:val="00C953F5"/>
    <w:rsid w:val="00C95906"/>
    <w:rsid w:val="00C95D51"/>
    <w:rsid w:val="00C95F82"/>
    <w:rsid w:val="00C96E0D"/>
    <w:rsid w:val="00C97AC9"/>
    <w:rsid w:val="00CA1096"/>
    <w:rsid w:val="00CA1403"/>
    <w:rsid w:val="00CA1C22"/>
    <w:rsid w:val="00CA2DC6"/>
    <w:rsid w:val="00CA36A0"/>
    <w:rsid w:val="00CA4425"/>
    <w:rsid w:val="00CA4D17"/>
    <w:rsid w:val="00CA5771"/>
    <w:rsid w:val="00CA5D44"/>
    <w:rsid w:val="00CA6B10"/>
    <w:rsid w:val="00CA6E49"/>
    <w:rsid w:val="00CA77E9"/>
    <w:rsid w:val="00CA7B4C"/>
    <w:rsid w:val="00CB07C2"/>
    <w:rsid w:val="00CB0BB3"/>
    <w:rsid w:val="00CB2AE8"/>
    <w:rsid w:val="00CB59A6"/>
    <w:rsid w:val="00CB5D8A"/>
    <w:rsid w:val="00CB6C1B"/>
    <w:rsid w:val="00CB704E"/>
    <w:rsid w:val="00CB7613"/>
    <w:rsid w:val="00CC0112"/>
    <w:rsid w:val="00CC0422"/>
    <w:rsid w:val="00CC1D6D"/>
    <w:rsid w:val="00CC26CC"/>
    <w:rsid w:val="00CC464B"/>
    <w:rsid w:val="00CC4860"/>
    <w:rsid w:val="00CC6657"/>
    <w:rsid w:val="00CC7533"/>
    <w:rsid w:val="00CD0167"/>
    <w:rsid w:val="00CD0E91"/>
    <w:rsid w:val="00CD2249"/>
    <w:rsid w:val="00CD2841"/>
    <w:rsid w:val="00CD339C"/>
    <w:rsid w:val="00CD3C13"/>
    <w:rsid w:val="00CD4A41"/>
    <w:rsid w:val="00CD4D46"/>
    <w:rsid w:val="00CD7C58"/>
    <w:rsid w:val="00CE1F2A"/>
    <w:rsid w:val="00CE6380"/>
    <w:rsid w:val="00CE6CF5"/>
    <w:rsid w:val="00CF008A"/>
    <w:rsid w:val="00CF0F04"/>
    <w:rsid w:val="00CF158D"/>
    <w:rsid w:val="00CF16EA"/>
    <w:rsid w:val="00CF247A"/>
    <w:rsid w:val="00CF3787"/>
    <w:rsid w:val="00CF3C2C"/>
    <w:rsid w:val="00CF66A2"/>
    <w:rsid w:val="00D01127"/>
    <w:rsid w:val="00D0427F"/>
    <w:rsid w:val="00D044CC"/>
    <w:rsid w:val="00D046DD"/>
    <w:rsid w:val="00D05796"/>
    <w:rsid w:val="00D06044"/>
    <w:rsid w:val="00D07395"/>
    <w:rsid w:val="00D10014"/>
    <w:rsid w:val="00D13FDE"/>
    <w:rsid w:val="00D14FBA"/>
    <w:rsid w:val="00D209E9"/>
    <w:rsid w:val="00D20F46"/>
    <w:rsid w:val="00D21C7C"/>
    <w:rsid w:val="00D222F4"/>
    <w:rsid w:val="00D22621"/>
    <w:rsid w:val="00D2330C"/>
    <w:rsid w:val="00D23F7C"/>
    <w:rsid w:val="00D25091"/>
    <w:rsid w:val="00D255CA"/>
    <w:rsid w:val="00D25694"/>
    <w:rsid w:val="00D25EF5"/>
    <w:rsid w:val="00D270BB"/>
    <w:rsid w:val="00D27E74"/>
    <w:rsid w:val="00D3106E"/>
    <w:rsid w:val="00D34BBC"/>
    <w:rsid w:val="00D34DBA"/>
    <w:rsid w:val="00D35BAB"/>
    <w:rsid w:val="00D35BCE"/>
    <w:rsid w:val="00D40816"/>
    <w:rsid w:val="00D4180A"/>
    <w:rsid w:val="00D43681"/>
    <w:rsid w:val="00D4413C"/>
    <w:rsid w:val="00D44CEE"/>
    <w:rsid w:val="00D454BD"/>
    <w:rsid w:val="00D46E8E"/>
    <w:rsid w:val="00D50956"/>
    <w:rsid w:val="00D50EBA"/>
    <w:rsid w:val="00D51C1E"/>
    <w:rsid w:val="00D5265E"/>
    <w:rsid w:val="00D5496B"/>
    <w:rsid w:val="00D55115"/>
    <w:rsid w:val="00D55F04"/>
    <w:rsid w:val="00D56FAA"/>
    <w:rsid w:val="00D57661"/>
    <w:rsid w:val="00D57719"/>
    <w:rsid w:val="00D6068B"/>
    <w:rsid w:val="00D61B71"/>
    <w:rsid w:val="00D62007"/>
    <w:rsid w:val="00D62DD6"/>
    <w:rsid w:val="00D646A7"/>
    <w:rsid w:val="00D64C2C"/>
    <w:rsid w:val="00D65AC5"/>
    <w:rsid w:val="00D65DE3"/>
    <w:rsid w:val="00D65E33"/>
    <w:rsid w:val="00D65F6B"/>
    <w:rsid w:val="00D66229"/>
    <w:rsid w:val="00D663A6"/>
    <w:rsid w:val="00D66A13"/>
    <w:rsid w:val="00D670D1"/>
    <w:rsid w:val="00D678CA"/>
    <w:rsid w:val="00D74549"/>
    <w:rsid w:val="00D75E0B"/>
    <w:rsid w:val="00D76B75"/>
    <w:rsid w:val="00D777F9"/>
    <w:rsid w:val="00D8062A"/>
    <w:rsid w:val="00D80A60"/>
    <w:rsid w:val="00D80DCD"/>
    <w:rsid w:val="00D8360D"/>
    <w:rsid w:val="00D839BD"/>
    <w:rsid w:val="00D83B57"/>
    <w:rsid w:val="00D8475C"/>
    <w:rsid w:val="00D8749F"/>
    <w:rsid w:val="00D90DAE"/>
    <w:rsid w:val="00D96946"/>
    <w:rsid w:val="00D96AD5"/>
    <w:rsid w:val="00D97BF9"/>
    <w:rsid w:val="00DA05FB"/>
    <w:rsid w:val="00DA0A89"/>
    <w:rsid w:val="00DA0BB4"/>
    <w:rsid w:val="00DA0D03"/>
    <w:rsid w:val="00DA0E56"/>
    <w:rsid w:val="00DA1662"/>
    <w:rsid w:val="00DA1B87"/>
    <w:rsid w:val="00DA26BF"/>
    <w:rsid w:val="00DA36FA"/>
    <w:rsid w:val="00DA4756"/>
    <w:rsid w:val="00DA4CE4"/>
    <w:rsid w:val="00DA56B2"/>
    <w:rsid w:val="00DB0339"/>
    <w:rsid w:val="00DB071C"/>
    <w:rsid w:val="00DB22FC"/>
    <w:rsid w:val="00DB3A47"/>
    <w:rsid w:val="00DB4C6E"/>
    <w:rsid w:val="00DB62BF"/>
    <w:rsid w:val="00DB750D"/>
    <w:rsid w:val="00DC092B"/>
    <w:rsid w:val="00DC10FA"/>
    <w:rsid w:val="00DC12AE"/>
    <w:rsid w:val="00DC25FC"/>
    <w:rsid w:val="00DC3888"/>
    <w:rsid w:val="00DC3F93"/>
    <w:rsid w:val="00DC456A"/>
    <w:rsid w:val="00DC4872"/>
    <w:rsid w:val="00DC5A39"/>
    <w:rsid w:val="00DD5CE3"/>
    <w:rsid w:val="00DD5F3A"/>
    <w:rsid w:val="00DD62C6"/>
    <w:rsid w:val="00DD7F28"/>
    <w:rsid w:val="00DE0984"/>
    <w:rsid w:val="00DE0BAB"/>
    <w:rsid w:val="00DE0D8A"/>
    <w:rsid w:val="00DE1B66"/>
    <w:rsid w:val="00DE21CF"/>
    <w:rsid w:val="00DE2735"/>
    <w:rsid w:val="00DE2931"/>
    <w:rsid w:val="00DE2C8B"/>
    <w:rsid w:val="00DE40B7"/>
    <w:rsid w:val="00DE4554"/>
    <w:rsid w:val="00DE5BF3"/>
    <w:rsid w:val="00DE5E3F"/>
    <w:rsid w:val="00DE7CEB"/>
    <w:rsid w:val="00DE7D27"/>
    <w:rsid w:val="00DF1382"/>
    <w:rsid w:val="00DF1F51"/>
    <w:rsid w:val="00DF21C0"/>
    <w:rsid w:val="00DF2301"/>
    <w:rsid w:val="00DF2B6C"/>
    <w:rsid w:val="00DF3742"/>
    <w:rsid w:val="00DF4683"/>
    <w:rsid w:val="00DF570D"/>
    <w:rsid w:val="00DF5E32"/>
    <w:rsid w:val="00DF7F3A"/>
    <w:rsid w:val="00DF7FEB"/>
    <w:rsid w:val="00E006C4"/>
    <w:rsid w:val="00E012BF"/>
    <w:rsid w:val="00E049DA"/>
    <w:rsid w:val="00E054DC"/>
    <w:rsid w:val="00E05576"/>
    <w:rsid w:val="00E06A8B"/>
    <w:rsid w:val="00E07939"/>
    <w:rsid w:val="00E1132F"/>
    <w:rsid w:val="00E1139D"/>
    <w:rsid w:val="00E138E9"/>
    <w:rsid w:val="00E1576D"/>
    <w:rsid w:val="00E20FA8"/>
    <w:rsid w:val="00E221A3"/>
    <w:rsid w:val="00E2241E"/>
    <w:rsid w:val="00E22B8F"/>
    <w:rsid w:val="00E22EC7"/>
    <w:rsid w:val="00E239BB"/>
    <w:rsid w:val="00E23E4B"/>
    <w:rsid w:val="00E253B7"/>
    <w:rsid w:val="00E25C88"/>
    <w:rsid w:val="00E25D55"/>
    <w:rsid w:val="00E25E40"/>
    <w:rsid w:val="00E264C3"/>
    <w:rsid w:val="00E26591"/>
    <w:rsid w:val="00E2673F"/>
    <w:rsid w:val="00E269E4"/>
    <w:rsid w:val="00E26D3E"/>
    <w:rsid w:val="00E27DB0"/>
    <w:rsid w:val="00E3291F"/>
    <w:rsid w:val="00E340A9"/>
    <w:rsid w:val="00E34394"/>
    <w:rsid w:val="00E3467B"/>
    <w:rsid w:val="00E34B23"/>
    <w:rsid w:val="00E351ED"/>
    <w:rsid w:val="00E35547"/>
    <w:rsid w:val="00E3562C"/>
    <w:rsid w:val="00E37488"/>
    <w:rsid w:val="00E40527"/>
    <w:rsid w:val="00E45139"/>
    <w:rsid w:val="00E468AF"/>
    <w:rsid w:val="00E5008A"/>
    <w:rsid w:val="00E5048E"/>
    <w:rsid w:val="00E504A7"/>
    <w:rsid w:val="00E5050E"/>
    <w:rsid w:val="00E50604"/>
    <w:rsid w:val="00E51DD3"/>
    <w:rsid w:val="00E5382B"/>
    <w:rsid w:val="00E54199"/>
    <w:rsid w:val="00E542DF"/>
    <w:rsid w:val="00E55E11"/>
    <w:rsid w:val="00E57890"/>
    <w:rsid w:val="00E578B6"/>
    <w:rsid w:val="00E60958"/>
    <w:rsid w:val="00E615D5"/>
    <w:rsid w:val="00E618FE"/>
    <w:rsid w:val="00E61FDF"/>
    <w:rsid w:val="00E63A2D"/>
    <w:rsid w:val="00E63EDD"/>
    <w:rsid w:val="00E6419F"/>
    <w:rsid w:val="00E64B30"/>
    <w:rsid w:val="00E655D2"/>
    <w:rsid w:val="00E6660B"/>
    <w:rsid w:val="00E70A2D"/>
    <w:rsid w:val="00E71929"/>
    <w:rsid w:val="00E721C1"/>
    <w:rsid w:val="00E73654"/>
    <w:rsid w:val="00E73C83"/>
    <w:rsid w:val="00E73E42"/>
    <w:rsid w:val="00E74916"/>
    <w:rsid w:val="00E7506B"/>
    <w:rsid w:val="00E76649"/>
    <w:rsid w:val="00E77198"/>
    <w:rsid w:val="00E81C5F"/>
    <w:rsid w:val="00E8277E"/>
    <w:rsid w:val="00E832C4"/>
    <w:rsid w:val="00E84B1D"/>
    <w:rsid w:val="00E8608C"/>
    <w:rsid w:val="00E876F9"/>
    <w:rsid w:val="00E90B4F"/>
    <w:rsid w:val="00E90C3F"/>
    <w:rsid w:val="00E91CCF"/>
    <w:rsid w:val="00E925C1"/>
    <w:rsid w:val="00E9271B"/>
    <w:rsid w:val="00E92A30"/>
    <w:rsid w:val="00E93253"/>
    <w:rsid w:val="00E959EA"/>
    <w:rsid w:val="00E969B9"/>
    <w:rsid w:val="00E97132"/>
    <w:rsid w:val="00E97D06"/>
    <w:rsid w:val="00EA6F00"/>
    <w:rsid w:val="00EB04F0"/>
    <w:rsid w:val="00EB12E6"/>
    <w:rsid w:val="00EB19A3"/>
    <w:rsid w:val="00EB1C2C"/>
    <w:rsid w:val="00EB233E"/>
    <w:rsid w:val="00EB301E"/>
    <w:rsid w:val="00EB4878"/>
    <w:rsid w:val="00EB5956"/>
    <w:rsid w:val="00EB5F78"/>
    <w:rsid w:val="00EB6144"/>
    <w:rsid w:val="00EB6456"/>
    <w:rsid w:val="00EB7E8F"/>
    <w:rsid w:val="00EC0DD1"/>
    <w:rsid w:val="00EC1368"/>
    <w:rsid w:val="00EC256F"/>
    <w:rsid w:val="00EC30C4"/>
    <w:rsid w:val="00EC578B"/>
    <w:rsid w:val="00EC59AC"/>
    <w:rsid w:val="00EC6D8F"/>
    <w:rsid w:val="00EC7797"/>
    <w:rsid w:val="00EC7AAB"/>
    <w:rsid w:val="00ED2F0E"/>
    <w:rsid w:val="00ED313C"/>
    <w:rsid w:val="00ED3441"/>
    <w:rsid w:val="00ED3A86"/>
    <w:rsid w:val="00ED3BF6"/>
    <w:rsid w:val="00ED4646"/>
    <w:rsid w:val="00ED47C0"/>
    <w:rsid w:val="00ED55CB"/>
    <w:rsid w:val="00ED5A96"/>
    <w:rsid w:val="00ED6597"/>
    <w:rsid w:val="00ED68A6"/>
    <w:rsid w:val="00ED6F12"/>
    <w:rsid w:val="00EE03DF"/>
    <w:rsid w:val="00EE1E93"/>
    <w:rsid w:val="00EE3F5D"/>
    <w:rsid w:val="00EE49DA"/>
    <w:rsid w:val="00EE7E7F"/>
    <w:rsid w:val="00EF066D"/>
    <w:rsid w:val="00EF0F56"/>
    <w:rsid w:val="00EF3C38"/>
    <w:rsid w:val="00EF3C63"/>
    <w:rsid w:val="00EF4040"/>
    <w:rsid w:val="00EF46AD"/>
    <w:rsid w:val="00EF4A7E"/>
    <w:rsid w:val="00EF53B0"/>
    <w:rsid w:val="00EF59EA"/>
    <w:rsid w:val="00EF5B91"/>
    <w:rsid w:val="00EF5CAD"/>
    <w:rsid w:val="00EF6717"/>
    <w:rsid w:val="00EF77D0"/>
    <w:rsid w:val="00EF7E12"/>
    <w:rsid w:val="00F0051B"/>
    <w:rsid w:val="00F00D19"/>
    <w:rsid w:val="00F03012"/>
    <w:rsid w:val="00F0340F"/>
    <w:rsid w:val="00F05BD6"/>
    <w:rsid w:val="00F1167B"/>
    <w:rsid w:val="00F120D5"/>
    <w:rsid w:val="00F1348F"/>
    <w:rsid w:val="00F13A5C"/>
    <w:rsid w:val="00F15ADA"/>
    <w:rsid w:val="00F16006"/>
    <w:rsid w:val="00F16B94"/>
    <w:rsid w:val="00F1750D"/>
    <w:rsid w:val="00F17A1C"/>
    <w:rsid w:val="00F17B5A"/>
    <w:rsid w:val="00F17FDE"/>
    <w:rsid w:val="00F17FE8"/>
    <w:rsid w:val="00F20AE5"/>
    <w:rsid w:val="00F217DC"/>
    <w:rsid w:val="00F2371E"/>
    <w:rsid w:val="00F247A0"/>
    <w:rsid w:val="00F25751"/>
    <w:rsid w:val="00F25DA4"/>
    <w:rsid w:val="00F25F06"/>
    <w:rsid w:val="00F260DC"/>
    <w:rsid w:val="00F3073A"/>
    <w:rsid w:val="00F30DF7"/>
    <w:rsid w:val="00F3173C"/>
    <w:rsid w:val="00F343A6"/>
    <w:rsid w:val="00F352FA"/>
    <w:rsid w:val="00F362FF"/>
    <w:rsid w:val="00F37233"/>
    <w:rsid w:val="00F4012B"/>
    <w:rsid w:val="00F4032C"/>
    <w:rsid w:val="00F4160F"/>
    <w:rsid w:val="00F41954"/>
    <w:rsid w:val="00F4224F"/>
    <w:rsid w:val="00F423E1"/>
    <w:rsid w:val="00F4391D"/>
    <w:rsid w:val="00F4582D"/>
    <w:rsid w:val="00F515A2"/>
    <w:rsid w:val="00F518A0"/>
    <w:rsid w:val="00F522C5"/>
    <w:rsid w:val="00F52A66"/>
    <w:rsid w:val="00F5312C"/>
    <w:rsid w:val="00F53921"/>
    <w:rsid w:val="00F54292"/>
    <w:rsid w:val="00F544CD"/>
    <w:rsid w:val="00F5686E"/>
    <w:rsid w:val="00F60AA2"/>
    <w:rsid w:val="00F6220A"/>
    <w:rsid w:val="00F638C6"/>
    <w:rsid w:val="00F64288"/>
    <w:rsid w:val="00F65B0D"/>
    <w:rsid w:val="00F65E00"/>
    <w:rsid w:val="00F66097"/>
    <w:rsid w:val="00F67D22"/>
    <w:rsid w:val="00F7112E"/>
    <w:rsid w:val="00F719E4"/>
    <w:rsid w:val="00F72D73"/>
    <w:rsid w:val="00F7319B"/>
    <w:rsid w:val="00F7377D"/>
    <w:rsid w:val="00F74068"/>
    <w:rsid w:val="00F75264"/>
    <w:rsid w:val="00F77881"/>
    <w:rsid w:val="00F77F0D"/>
    <w:rsid w:val="00F827B1"/>
    <w:rsid w:val="00F86844"/>
    <w:rsid w:val="00F869DB"/>
    <w:rsid w:val="00F87DA2"/>
    <w:rsid w:val="00F90E12"/>
    <w:rsid w:val="00F92494"/>
    <w:rsid w:val="00F9364B"/>
    <w:rsid w:val="00F93F14"/>
    <w:rsid w:val="00F94EAA"/>
    <w:rsid w:val="00F974EF"/>
    <w:rsid w:val="00FA0376"/>
    <w:rsid w:val="00FA0DE7"/>
    <w:rsid w:val="00FA2781"/>
    <w:rsid w:val="00FA2E31"/>
    <w:rsid w:val="00FA3DDD"/>
    <w:rsid w:val="00FA469E"/>
    <w:rsid w:val="00FA51DD"/>
    <w:rsid w:val="00FA738E"/>
    <w:rsid w:val="00FA75AA"/>
    <w:rsid w:val="00FB0425"/>
    <w:rsid w:val="00FB184B"/>
    <w:rsid w:val="00FB41DF"/>
    <w:rsid w:val="00FB42A5"/>
    <w:rsid w:val="00FB4387"/>
    <w:rsid w:val="00FB5519"/>
    <w:rsid w:val="00FB5D7C"/>
    <w:rsid w:val="00FB7FA3"/>
    <w:rsid w:val="00FC0211"/>
    <w:rsid w:val="00FC0C5D"/>
    <w:rsid w:val="00FC2CAC"/>
    <w:rsid w:val="00FC3002"/>
    <w:rsid w:val="00FC310D"/>
    <w:rsid w:val="00FC34D0"/>
    <w:rsid w:val="00FC3A18"/>
    <w:rsid w:val="00FC4BE6"/>
    <w:rsid w:val="00FC5ACA"/>
    <w:rsid w:val="00FC5EA9"/>
    <w:rsid w:val="00FC6211"/>
    <w:rsid w:val="00FC63BB"/>
    <w:rsid w:val="00FC6C0D"/>
    <w:rsid w:val="00FC7784"/>
    <w:rsid w:val="00FC791B"/>
    <w:rsid w:val="00FD0126"/>
    <w:rsid w:val="00FD1FC7"/>
    <w:rsid w:val="00FD2275"/>
    <w:rsid w:val="00FD31CD"/>
    <w:rsid w:val="00FD3672"/>
    <w:rsid w:val="00FD410F"/>
    <w:rsid w:val="00FD46F1"/>
    <w:rsid w:val="00FD4712"/>
    <w:rsid w:val="00FD5711"/>
    <w:rsid w:val="00FD5833"/>
    <w:rsid w:val="00FD6825"/>
    <w:rsid w:val="00FD7C16"/>
    <w:rsid w:val="00FE109B"/>
    <w:rsid w:val="00FE1132"/>
    <w:rsid w:val="00FE199B"/>
    <w:rsid w:val="00FE1FE7"/>
    <w:rsid w:val="00FE273D"/>
    <w:rsid w:val="00FE38DF"/>
    <w:rsid w:val="00FE4C9D"/>
    <w:rsid w:val="00FE51C9"/>
    <w:rsid w:val="00FE556C"/>
    <w:rsid w:val="00FE61B3"/>
    <w:rsid w:val="00FE73AF"/>
    <w:rsid w:val="00FE797D"/>
    <w:rsid w:val="00FF1378"/>
    <w:rsid w:val="00FF6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State"/>
  <w:smartTagType w:namespaceuri="urn:schemas-microsoft-com:office:smarttags" w:name="stockticker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8DEC358-0022-4796-B569-62C0ADD3A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43A6"/>
    <w:rPr>
      <w:rFonts w:eastAsia="SimSun"/>
      <w:sz w:val="24"/>
      <w:szCs w:val="24"/>
      <w:lang w:eastAsia="zh-CN"/>
    </w:rPr>
  </w:style>
  <w:style w:type="paragraph" w:styleId="Heading1">
    <w:name w:val="heading 1"/>
    <w:aliases w:val="Document Header1"/>
    <w:basedOn w:val="Normal"/>
    <w:next w:val="Normal"/>
    <w:qFormat/>
    <w:rsid w:val="00B863EF"/>
    <w:pPr>
      <w:suppressAutoHyphens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rsid w:val="00632664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aliases w:val="Section Header3,Sub-Clause Paragraph,Heading 3 Char Char Char Char Char Char Char Char Char Char Char Char,ClauseSub_No&amp;Name Char"/>
    <w:basedOn w:val="Normal"/>
    <w:next w:val="Normal"/>
    <w:link w:val="Heading3Char2"/>
    <w:autoRedefine/>
    <w:qFormat/>
    <w:rsid w:val="007C1693"/>
    <w:pPr>
      <w:keepLines/>
      <w:tabs>
        <w:tab w:val="left" w:pos="720"/>
      </w:tabs>
      <w:spacing w:beforeLines="40" w:before="96" w:after="60"/>
      <w:jc w:val="center"/>
      <w:outlineLvl w:val="2"/>
    </w:pPr>
    <w:rPr>
      <w:rFonts w:ascii="Arial" w:hAnsi="Arial" w:cs="Arial"/>
      <w:b/>
      <w:bCs/>
      <w:spacing w:val="-4"/>
      <w:sz w:val="32"/>
      <w:szCs w:val="32"/>
      <w:u w:val="single"/>
      <w:lang w:val="en-GB"/>
    </w:rPr>
  </w:style>
  <w:style w:type="paragraph" w:styleId="Heading4">
    <w:name w:val="heading 4"/>
    <w:aliases w:val=" Sub-Clause Sub-paragraph Char"/>
    <w:basedOn w:val="Normal"/>
    <w:next w:val="Normal"/>
    <w:link w:val="Heading4Char"/>
    <w:qFormat/>
    <w:rsid w:val="00A21D04"/>
    <w:pPr>
      <w:keepNext/>
      <w:spacing w:before="240" w:after="60"/>
      <w:outlineLvl w:val="3"/>
    </w:pPr>
    <w:rPr>
      <w:rFonts w:eastAsia="Times New Roman"/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qFormat/>
    <w:rsid w:val="0063266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C8142A"/>
    <w:pPr>
      <w:keepNext/>
      <w:jc w:val="both"/>
      <w:outlineLvl w:val="5"/>
    </w:pPr>
    <w:rPr>
      <w:rFonts w:ascii="Arial" w:hAnsi="Arial" w:cs="Arial"/>
      <w:sz w:val="21"/>
      <w:lang w:val="en-GB"/>
    </w:rPr>
  </w:style>
  <w:style w:type="paragraph" w:styleId="Heading9">
    <w:name w:val="heading 9"/>
    <w:basedOn w:val="Normal"/>
    <w:next w:val="Normal"/>
    <w:qFormat/>
    <w:rsid w:val="00C8142A"/>
    <w:pPr>
      <w:numPr>
        <w:ilvl w:val="8"/>
        <w:numId w:val="6"/>
      </w:numPr>
      <w:spacing w:before="240" w:after="60"/>
      <w:jc w:val="both"/>
      <w:outlineLvl w:val="8"/>
    </w:pPr>
    <w:rPr>
      <w:rFonts w:ascii="Arial" w:hAnsi="Arial"/>
      <w:b/>
      <w:i/>
      <w:sz w:val="18"/>
      <w:szCs w:val="20"/>
      <w:lang w:val="es-ES_tradn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B863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-ClauseText">
    <w:name w:val="Sub-Clause Text"/>
    <w:basedOn w:val="Normal"/>
    <w:semiHidden/>
    <w:rsid w:val="006A4622"/>
    <w:pPr>
      <w:spacing w:before="120" w:after="120"/>
      <w:jc w:val="both"/>
    </w:pPr>
    <w:rPr>
      <w:spacing w:val="-4"/>
      <w:szCs w:val="20"/>
    </w:rPr>
  </w:style>
  <w:style w:type="character" w:customStyle="1" w:styleId="Heading3Char2">
    <w:name w:val="Heading 3 Char2"/>
    <w:aliases w:val="Section Header3 Char,Sub-Clause Paragraph Char,Heading 3 Char Char Char Char Char Char Char Char Char Char Char Char Char1,ClauseSub_No&amp;Name Char Char"/>
    <w:link w:val="Heading3"/>
    <w:rsid w:val="007C1693"/>
    <w:rPr>
      <w:rFonts w:ascii="Arial" w:eastAsia="SimSun" w:hAnsi="Arial" w:cs="Arial"/>
      <w:b/>
      <w:bCs/>
      <w:spacing w:val="-4"/>
      <w:sz w:val="32"/>
      <w:szCs w:val="32"/>
      <w:u w:val="single"/>
      <w:lang w:val="en-GB" w:eastAsia="zh-CN" w:bidi="ar-SA"/>
    </w:rPr>
  </w:style>
  <w:style w:type="paragraph" w:styleId="Header">
    <w:name w:val="header"/>
    <w:basedOn w:val="Normal"/>
    <w:rsid w:val="004A5497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536252"/>
    <w:pPr>
      <w:spacing w:before="120" w:after="120"/>
      <w:ind w:left="360" w:hanging="360"/>
      <w:jc w:val="center"/>
    </w:pPr>
    <w:rPr>
      <w:b/>
      <w:sz w:val="28"/>
      <w:szCs w:val="20"/>
    </w:rPr>
  </w:style>
  <w:style w:type="paragraph" w:styleId="NormalIndent">
    <w:name w:val="Normal Indent"/>
    <w:basedOn w:val="Normal"/>
    <w:rsid w:val="00536252"/>
    <w:pPr>
      <w:ind w:left="720"/>
    </w:pPr>
  </w:style>
  <w:style w:type="paragraph" w:customStyle="1" w:styleId="StyleStyleHeader1-ClausesAfter0ptLeft0Hanging">
    <w:name w:val="Style Style Header 1 - Clauses + After:  0 pt + Left:  0&quot; Hanging:..."/>
    <w:basedOn w:val="Normal"/>
    <w:rsid w:val="00563040"/>
    <w:pPr>
      <w:tabs>
        <w:tab w:val="left" w:pos="576"/>
      </w:tabs>
      <w:spacing w:after="200"/>
      <w:ind w:left="576" w:hanging="576"/>
      <w:jc w:val="both"/>
    </w:pPr>
    <w:rPr>
      <w:szCs w:val="20"/>
      <w:lang w:val="es-ES_tradnl"/>
    </w:rPr>
  </w:style>
  <w:style w:type="paragraph" w:customStyle="1" w:styleId="i">
    <w:name w:val="(i)"/>
    <w:basedOn w:val="Normal"/>
    <w:link w:val="iChar"/>
    <w:semiHidden/>
    <w:rsid w:val="00E969B9"/>
    <w:pPr>
      <w:suppressAutoHyphens/>
      <w:jc w:val="both"/>
    </w:pPr>
    <w:rPr>
      <w:rFonts w:ascii="Tms Rmn" w:eastAsia="Times New Roman" w:hAnsi="Tms Rmn"/>
      <w:szCs w:val="20"/>
      <w:lang w:eastAsia="en-US"/>
    </w:rPr>
  </w:style>
  <w:style w:type="character" w:customStyle="1" w:styleId="iChar">
    <w:name w:val="(i) Char"/>
    <w:link w:val="i"/>
    <w:rsid w:val="00E969B9"/>
    <w:rPr>
      <w:rFonts w:ascii="Tms Rmn" w:hAnsi="Tms Rmn"/>
      <w:sz w:val="24"/>
      <w:lang w:val="en-US" w:eastAsia="en-US" w:bidi="ar-SA"/>
    </w:rPr>
  </w:style>
  <w:style w:type="paragraph" w:customStyle="1" w:styleId="StyleHeader1-ClausesAfter0pt">
    <w:name w:val="Style Header 1 - Clauses + After:  0 pt"/>
    <w:basedOn w:val="Normal"/>
    <w:rsid w:val="004E2AC4"/>
    <w:pPr>
      <w:spacing w:after="200"/>
      <w:jc w:val="both"/>
    </w:pPr>
    <w:rPr>
      <w:bCs/>
      <w:szCs w:val="20"/>
      <w:lang w:val="es-ES_tradnl"/>
    </w:rPr>
  </w:style>
  <w:style w:type="paragraph" w:customStyle="1" w:styleId="P3Header1-Clauses">
    <w:name w:val="P3 Header1-Clauses"/>
    <w:basedOn w:val="Normal"/>
    <w:rsid w:val="001946D8"/>
    <w:pPr>
      <w:tabs>
        <w:tab w:val="left" w:pos="972"/>
        <w:tab w:val="num" w:pos="2160"/>
      </w:tabs>
      <w:spacing w:after="200"/>
      <w:ind w:left="2160" w:hanging="180"/>
      <w:jc w:val="both"/>
    </w:pPr>
    <w:rPr>
      <w:szCs w:val="20"/>
      <w:lang w:val="es-ES_tradnl"/>
    </w:rPr>
  </w:style>
  <w:style w:type="character" w:customStyle="1" w:styleId="Heading3CharCharChar">
    <w:name w:val="Heading 3 Char Char Char"/>
    <w:aliases w:val="Heading 3 Char1 Char,Heading 3 Char Char Char Char Char Char Char Char Char Char Char,Heading 3 Char Char Char Char Char Char Char Char Char Char Char Char Char Char1,Heading 31 Char,Heading 3 Char Char1 Char"/>
    <w:rsid w:val="006002A0"/>
    <w:rPr>
      <w:rFonts w:ascii="Arial" w:eastAsia="SimSun" w:hAnsi="Arial" w:cs="Arial"/>
      <w:b/>
      <w:bCs/>
      <w:sz w:val="26"/>
      <w:szCs w:val="26"/>
      <w:lang w:val="en-GB" w:eastAsia="en-US" w:bidi="ar-SA"/>
    </w:rPr>
  </w:style>
  <w:style w:type="paragraph" w:styleId="BalloonText">
    <w:name w:val="Balloon Text"/>
    <w:basedOn w:val="Normal"/>
    <w:semiHidden/>
    <w:rsid w:val="001E6847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86329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6329D"/>
  </w:style>
  <w:style w:type="character" w:customStyle="1" w:styleId="Heading3CharChar1">
    <w:name w:val="Heading 3 Char Char1"/>
    <w:aliases w:val="Heading 3 Char11,Heading 3 Char Char Char Char Char Char Char Char Char Char1,Heading 3 Char Char Char Char Char Char Char Char Char Char Char Char Char,Heading 3 Char Char,Heading 3 Char1,Heading 31,Heading 3 Char11 Char"/>
    <w:rsid w:val="00632664"/>
    <w:rPr>
      <w:rFonts w:ascii="Arial" w:eastAsia="SimSun" w:hAnsi="Arial" w:cs="Arial"/>
      <w:b/>
      <w:bCs/>
      <w:sz w:val="26"/>
      <w:szCs w:val="26"/>
      <w:lang w:val="en-GB" w:eastAsia="en-US" w:bidi="ar-SA"/>
    </w:rPr>
  </w:style>
  <w:style w:type="numbering" w:customStyle="1" w:styleId="Style2">
    <w:name w:val="Style2"/>
    <w:rsid w:val="00603115"/>
    <w:pPr>
      <w:numPr>
        <w:numId w:val="2"/>
      </w:numPr>
    </w:pPr>
  </w:style>
  <w:style w:type="numbering" w:customStyle="1" w:styleId="Style1">
    <w:name w:val="Style1"/>
    <w:rsid w:val="00E51DD3"/>
    <w:pPr>
      <w:numPr>
        <w:numId w:val="1"/>
      </w:numPr>
    </w:pPr>
  </w:style>
  <w:style w:type="numbering" w:customStyle="1" w:styleId="Style3">
    <w:name w:val="Style3"/>
    <w:rsid w:val="007A5958"/>
    <w:pPr>
      <w:numPr>
        <w:numId w:val="3"/>
      </w:numPr>
    </w:pPr>
  </w:style>
  <w:style w:type="numbering" w:customStyle="1" w:styleId="Style4">
    <w:name w:val="Style4"/>
    <w:rsid w:val="007A5958"/>
    <w:pPr>
      <w:numPr>
        <w:numId w:val="4"/>
      </w:numPr>
    </w:pPr>
  </w:style>
  <w:style w:type="character" w:styleId="CommentReference">
    <w:name w:val="annotation reference"/>
    <w:semiHidden/>
    <w:rsid w:val="00521653"/>
    <w:rPr>
      <w:sz w:val="16"/>
      <w:szCs w:val="16"/>
    </w:rPr>
  </w:style>
  <w:style w:type="paragraph" w:styleId="CommentText">
    <w:name w:val="annotation text"/>
    <w:basedOn w:val="Normal"/>
    <w:semiHidden/>
    <w:rsid w:val="00521653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21653"/>
    <w:rPr>
      <w:b/>
      <w:bCs/>
    </w:rPr>
  </w:style>
  <w:style w:type="paragraph" w:customStyle="1" w:styleId="Outline1">
    <w:name w:val="Outline1"/>
    <w:basedOn w:val="Normal"/>
    <w:next w:val="Outline2"/>
    <w:semiHidden/>
    <w:rsid w:val="00A21D04"/>
    <w:pPr>
      <w:keepNext/>
      <w:numPr>
        <w:ilvl w:val="1"/>
        <w:numId w:val="5"/>
      </w:numPr>
      <w:tabs>
        <w:tab w:val="clear" w:pos="1152"/>
        <w:tab w:val="num" w:pos="360"/>
      </w:tabs>
      <w:spacing w:before="240"/>
      <w:ind w:left="360" w:hanging="360"/>
    </w:pPr>
    <w:rPr>
      <w:kern w:val="28"/>
      <w:szCs w:val="20"/>
    </w:rPr>
  </w:style>
  <w:style w:type="paragraph" w:customStyle="1" w:styleId="Outline2">
    <w:name w:val="Outline2"/>
    <w:basedOn w:val="Normal"/>
    <w:semiHidden/>
    <w:rsid w:val="00A21D04"/>
    <w:pPr>
      <w:numPr>
        <w:ilvl w:val="2"/>
        <w:numId w:val="5"/>
      </w:numPr>
      <w:tabs>
        <w:tab w:val="clear" w:pos="1728"/>
        <w:tab w:val="num" w:pos="864"/>
      </w:tabs>
      <w:spacing w:before="240"/>
      <w:ind w:left="864" w:hanging="504"/>
    </w:pPr>
    <w:rPr>
      <w:kern w:val="28"/>
      <w:szCs w:val="20"/>
    </w:rPr>
  </w:style>
  <w:style w:type="paragraph" w:customStyle="1" w:styleId="Outline3">
    <w:name w:val="Outline3"/>
    <w:basedOn w:val="Normal"/>
    <w:semiHidden/>
    <w:rsid w:val="00A21D04"/>
    <w:pPr>
      <w:numPr>
        <w:ilvl w:val="3"/>
        <w:numId w:val="5"/>
      </w:numPr>
      <w:tabs>
        <w:tab w:val="clear" w:pos="2304"/>
        <w:tab w:val="num" w:pos="1368"/>
      </w:tabs>
      <w:spacing w:before="240"/>
      <w:ind w:left="1368" w:hanging="504"/>
    </w:pPr>
    <w:rPr>
      <w:kern w:val="28"/>
      <w:szCs w:val="20"/>
    </w:rPr>
  </w:style>
  <w:style w:type="character" w:customStyle="1" w:styleId="Heading4Char">
    <w:name w:val="Heading 4 Char"/>
    <w:aliases w:val=" Sub-Clause Sub-paragraph Char Char"/>
    <w:link w:val="Heading4"/>
    <w:rsid w:val="00A21D04"/>
    <w:rPr>
      <w:b/>
      <w:bCs/>
      <w:sz w:val="28"/>
      <w:szCs w:val="28"/>
      <w:lang w:val="en-US" w:eastAsia="en-US" w:bidi="ar-SA"/>
    </w:rPr>
  </w:style>
  <w:style w:type="paragraph" w:customStyle="1" w:styleId="ClauseSubPara">
    <w:name w:val="ClauseSub_Para"/>
    <w:rsid w:val="00A21D04"/>
    <w:pPr>
      <w:spacing w:before="60" w:after="60"/>
      <w:ind w:left="2268"/>
    </w:pPr>
    <w:rPr>
      <w:sz w:val="22"/>
      <w:szCs w:val="22"/>
      <w:lang w:val="en-GB"/>
    </w:rPr>
  </w:style>
  <w:style w:type="paragraph" w:customStyle="1" w:styleId="ClauseSubList">
    <w:name w:val="ClauseSub_List"/>
    <w:rsid w:val="00A21D04"/>
    <w:pPr>
      <w:tabs>
        <w:tab w:val="num" w:pos="576"/>
      </w:tabs>
      <w:suppressAutoHyphens/>
      <w:ind w:left="576" w:hanging="576"/>
    </w:pPr>
    <w:rPr>
      <w:sz w:val="22"/>
      <w:szCs w:val="22"/>
      <w:lang w:val="en-GB"/>
    </w:rPr>
  </w:style>
  <w:style w:type="paragraph" w:customStyle="1" w:styleId="Section7heading4Char">
    <w:name w:val="Section 7 heading 4 Char"/>
    <w:basedOn w:val="Heading3"/>
    <w:link w:val="Section7heading4CharChar"/>
    <w:rsid w:val="00A21D04"/>
    <w:pPr>
      <w:tabs>
        <w:tab w:val="left" w:pos="576"/>
      </w:tabs>
      <w:suppressAutoHyphens/>
      <w:spacing w:before="0" w:after="0"/>
      <w:ind w:left="576" w:hanging="576"/>
      <w:jc w:val="left"/>
    </w:pPr>
    <w:rPr>
      <w:rFonts w:ascii="Times New Roman" w:eastAsia="Times New Roman" w:hAnsi="Times New Roman" w:cs="Times New Roman"/>
      <w:bCs w:val="0"/>
      <w:color w:val="FF00FF"/>
      <w:spacing w:val="0"/>
      <w:sz w:val="24"/>
      <w:szCs w:val="24"/>
      <w:u w:val="none"/>
      <w:lang w:val="en-US" w:eastAsia="en-US"/>
    </w:rPr>
  </w:style>
  <w:style w:type="character" w:customStyle="1" w:styleId="Section7heading4CharChar">
    <w:name w:val="Section 7 heading 4 Char Char"/>
    <w:link w:val="Section7heading4Char"/>
    <w:rsid w:val="00A21D04"/>
    <w:rPr>
      <w:b/>
      <w:color w:val="FF00FF"/>
      <w:sz w:val="24"/>
      <w:szCs w:val="24"/>
      <w:lang w:val="en-US" w:eastAsia="en-US" w:bidi="ar-SA"/>
    </w:rPr>
  </w:style>
  <w:style w:type="paragraph" w:customStyle="1" w:styleId="Section7heading4">
    <w:name w:val="Section 7 heading 4"/>
    <w:basedOn w:val="Heading3"/>
    <w:rsid w:val="00A21D04"/>
    <w:pPr>
      <w:tabs>
        <w:tab w:val="left" w:pos="576"/>
      </w:tabs>
      <w:suppressAutoHyphens/>
      <w:spacing w:before="0" w:after="0"/>
      <w:ind w:left="576" w:hanging="576"/>
      <w:jc w:val="left"/>
    </w:pPr>
    <w:rPr>
      <w:rFonts w:ascii="Times New Roman" w:hAnsi="Times New Roman" w:cs="Times New Roman"/>
      <w:color w:val="FF00FF"/>
      <w:spacing w:val="0"/>
      <w:sz w:val="24"/>
      <w:szCs w:val="20"/>
      <w:lang w:val="en-US"/>
    </w:rPr>
  </w:style>
  <w:style w:type="paragraph" w:styleId="BodyText3">
    <w:name w:val="Body Text 3"/>
    <w:basedOn w:val="Normal"/>
    <w:rsid w:val="00A21D04"/>
    <w:pPr>
      <w:keepNext/>
      <w:keepLines/>
      <w:suppressAutoHyphens/>
      <w:spacing w:before="120" w:after="120"/>
      <w:jc w:val="both"/>
    </w:pPr>
    <w:rPr>
      <w:rFonts w:ascii="Arial" w:hAnsi="Arial" w:cs="Arial"/>
      <w:sz w:val="21"/>
      <w:szCs w:val="21"/>
      <w:lang w:val="en-GB"/>
    </w:rPr>
  </w:style>
  <w:style w:type="paragraph" w:customStyle="1" w:styleId="ClauseSubListSubList">
    <w:name w:val="ClauseSub_List_SubList"/>
    <w:rsid w:val="00A21D04"/>
    <w:pPr>
      <w:tabs>
        <w:tab w:val="num" w:pos="576"/>
      </w:tabs>
      <w:ind w:left="576" w:hanging="576"/>
    </w:pPr>
    <w:rPr>
      <w:sz w:val="22"/>
      <w:szCs w:val="22"/>
      <w:lang w:val="en-GB"/>
    </w:rPr>
  </w:style>
  <w:style w:type="character" w:customStyle="1" w:styleId="Technical1">
    <w:name w:val="Technical 1"/>
    <w:semiHidden/>
    <w:rsid w:val="00A21D04"/>
    <w:rPr>
      <w:rFonts w:ascii="Times New Roman" w:hAnsi="Times New Roman"/>
      <w:noProof w:val="0"/>
      <w:sz w:val="20"/>
      <w:szCs w:val="20"/>
      <w:lang w:val="en-US"/>
    </w:rPr>
  </w:style>
  <w:style w:type="paragraph" w:styleId="TOC1">
    <w:name w:val="toc 1"/>
    <w:basedOn w:val="Normal"/>
    <w:next w:val="Normal"/>
    <w:autoRedefine/>
    <w:semiHidden/>
    <w:rsid w:val="00C8142A"/>
  </w:style>
  <w:style w:type="paragraph" w:styleId="TOC2">
    <w:name w:val="toc 2"/>
    <w:basedOn w:val="Normal"/>
    <w:next w:val="Normal"/>
    <w:autoRedefine/>
    <w:semiHidden/>
    <w:rsid w:val="00C8142A"/>
    <w:pPr>
      <w:ind w:left="240"/>
    </w:pPr>
  </w:style>
  <w:style w:type="paragraph" w:styleId="TOC3">
    <w:name w:val="toc 3"/>
    <w:basedOn w:val="Normal"/>
    <w:next w:val="Normal"/>
    <w:autoRedefine/>
    <w:semiHidden/>
    <w:rsid w:val="00591056"/>
    <w:pPr>
      <w:tabs>
        <w:tab w:val="left" w:pos="1215"/>
        <w:tab w:val="right" w:leader="dot" w:pos="9019"/>
      </w:tabs>
      <w:ind w:left="480"/>
    </w:pPr>
  </w:style>
  <w:style w:type="character" w:styleId="Hyperlink">
    <w:name w:val="Hyperlink"/>
    <w:rsid w:val="00C8142A"/>
    <w:rPr>
      <w:color w:val="0000FF"/>
      <w:u w:val="single"/>
    </w:rPr>
  </w:style>
  <w:style w:type="character" w:customStyle="1" w:styleId="Heading3Char">
    <w:name w:val="Heading 3 Char"/>
    <w:rsid w:val="00C8142A"/>
    <w:rPr>
      <w:rFonts w:eastAsia="SimSun" w:cs="Arial"/>
      <w:bCs/>
      <w:sz w:val="24"/>
      <w:szCs w:val="26"/>
      <w:lang w:val="en-US" w:eastAsia="en-US" w:bidi="ar-SA"/>
    </w:rPr>
  </w:style>
  <w:style w:type="character" w:customStyle="1" w:styleId="EquationCaption">
    <w:name w:val="_Equation Caption"/>
    <w:semiHidden/>
    <w:rsid w:val="00C8142A"/>
  </w:style>
  <w:style w:type="character" w:customStyle="1" w:styleId="TechInit">
    <w:name w:val="Tech Init"/>
    <w:semiHidden/>
    <w:rsid w:val="00C8142A"/>
    <w:rPr>
      <w:rFonts w:ascii="Times New Roman" w:hAnsi="Times New Roman"/>
      <w:noProof w:val="0"/>
      <w:sz w:val="20"/>
      <w:szCs w:val="20"/>
      <w:lang w:val="en-US"/>
    </w:rPr>
  </w:style>
  <w:style w:type="character" w:customStyle="1" w:styleId="Technical2">
    <w:name w:val="Technical 2"/>
    <w:semiHidden/>
    <w:rsid w:val="00C8142A"/>
    <w:rPr>
      <w:rFonts w:ascii="Times New Roman" w:hAnsi="Times New Roman"/>
      <w:noProof w:val="0"/>
      <w:sz w:val="20"/>
      <w:szCs w:val="20"/>
      <w:lang w:val="en-US"/>
    </w:rPr>
  </w:style>
  <w:style w:type="character" w:customStyle="1" w:styleId="Technical3">
    <w:name w:val="Technical 3"/>
    <w:semiHidden/>
    <w:rsid w:val="00C8142A"/>
    <w:rPr>
      <w:rFonts w:ascii="Times New Roman" w:hAnsi="Times New Roman"/>
      <w:noProof w:val="0"/>
      <w:sz w:val="20"/>
      <w:szCs w:val="20"/>
      <w:lang w:val="en-US"/>
    </w:rPr>
  </w:style>
  <w:style w:type="paragraph" w:customStyle="1" w:styleId="Technical4">
    <w:name w:val="Technical 4"/>
    <w:semiHidden/>
    <w:rsid w:val="00C8142A"/>
    <w:pPr>
      <w:tabs>
        <w:tab w:val="left" w:pos="-720"/>
      </w:tabs>
      <w:suppressAutoHyphens/>
      <w:overflowPunct w:val="0"/>
      <w:autoSpaceDE w:val="0"/>
      <w:autoSpaceDN w:val="0"/>
      <w:adjustRightInd w:val="0"/>
      <w:textAlignment w:val="baseline"/>
    </w:pPr>
    <w:rPr>
      <w:b/>
      <w:bCs/>
      <w:lang w:eastAsia="zh-CN"/>
    </w:rPr>
  </w:style>
  <w:style w:type="paragraph" w:customStyle="1" w:styleId="Technical5">
    <w:name w:val="Technical 5"/>
    <w:semiHidden/>
    <w:rsid w:val="00C8142A"/>
    <w:pPr>
      <w:tabs>
        <w:tab w:val="left" w:pos="-720"/>
      </w:tabs>
      <w:suppressAutoHyphens/>
      <w:overflowPunct w:val="0"/>
      <w:autoSpaceDE w:val="0"/>
      <w:autoSpaceDN w:val="0"/>
      <w:adjustRightInd w:val="0"/>
      <w:ind w:firstLine="720"/>
      <w:textAlignment w:val="baseline"/>
    </w:pPr>
    <w:rPr>
      <w:b/>
      <w:bCs/>
      <w:lang w:eastAsia="zh-CN"/>
    </w:rPr>
  </w:style>
  <w:style w:type="paragraph" w:customStyle="1" w:styleId="Technical6">
    <w:name w:val="Technical 6"/>
    <w:semiHidden/>
    <w:rsid w:val="00C8142A"/>
    <w:pPr>
      <w:tabs>
        <w:tab w:val="left" w:pos="-720"/>
      </w:tabs>
      <w:suppressAutoHyphens/>
      <w:overflowPunct w:val="0"/>
      <w:autoSpaceDE w:val="0"/>
      <w:autoSpaceDN w:val="0"/>
      <w:adjustRightInd w:val="0"/>
      <w:ind w:firstLine="720"/>
      <w:textAlignment w:val="baseline"/>
    </w:pPr>
    <w:rPr>
      <w:b/>
      <w:bCs/>
      <w:lang w:eastAsia="zh-CN"/>
    </w:rPr>
  </w:style>
  <w:style w:type="paragraph" w:customStyle="1" w:styleId="Technical7">
    <w:name w:val="Technical 7"/>
    <w:semiHidden/>
    <w:rsid w:val="00C8142A"/>
    <w:pPr>
      <w:tabs>
        <w:tab w:val="left" w:pos="-720"/>
      </w:tabs>
      <w:suppressAutoHyphens/>
      <w:overflowPunct w:val="0"/>
      <w:autoSpaceDE w:val="0"/>
      <w:autoSpaceDN w:val="0"/>
      <w:adjustRightInd w:val="0"/>
      <w:ind w:firstLine="720"/>
      <w:textAlignment w:val="baseline"/>
    </w:pPr>
    <w:rPr>
      <w:b/>
      <w:bCs/>
      <w:lang w:eastAsia="zh-CN"/>
    </w:rPr>
  </w:style>
  <w:style w:type="paragraph" w:customStyle="1" w:styleId="Technical8">
    <w:name w:val="Technical 8"/>
    <w:semiHidden/>
    <w:rsid w:val="00C8142A"/>
    <w:pPr>
      <w:tabs>
        <w:tab w:val="left" w:pos="-720"/>
      </w:tabs>
      <w:suppressAutoHyphens/>
      <w:overflowPunct w:val="0"/>
      <w:autoSpaceDE w:val="0"/>
      <w:autoSpaceDN w:val="0"/>
      <w:adjustRightInd w:val="0"/>
      <w:ind w:firstLine="720"/>
      <w:textAlignment w:val="baseline"/>
    </w:pPr>
    <w:rPr>
      <w:b/>
      <w:bCs/>
      <w:lang w:eastAsia="zh-CN"/>
    </w:rPr>
  </w:style>
  <w:style w:type="character" w:customStyle="1" w:styleId="DocInit">
    <w:name w:val="Doc Init"/>
    <w:basedOn w:val="DefaultParagraphFont"/>
    <w:semiHidden/>
    <w:rsid w:val="00C8142A"/>
  </w:style>
  <w:style w:type="paragraph" w:customStyle="1" w:styleId="Document1">
    <w:name w:val="Document 1"/>
    <w:semiHidden/>
    <w:rsid w:val="00C8142A"/>
    <w:pPr>
      <w:keepNext/>
      <w:keepLines/>
      <w:tabs>
        <w:tab w:val="left" w:pos="-720"/>
      </w:tabs>
      <w:suppressAutoHyphens/>
      <w:overflowPunct w:val="0"/>
      <w:autoSpaceDE w:val="0"/>
      <w:autoSpaceDN w:val="0"/>
      <w:adjustRightInd w:val="0"/>
      <w:textAlignment w:val="baseline"/>
    </w:pPr>
    <w:rPr>
      <w:lang w:eastAsia="zh-CN"/>
    </w:rPr>
  </w:style>
  <w:style w:type="character" w:customStyle="1" w:styleId="Document2">
    <w:name w:val="Document 2"/>
    <w:semiHidden/>
    <w:rsid w:val="00C8142A"/>
    <w:rPr>
      <w:rFonts w:ascii="Times New Roman" w:hAnsi="Times New Roman"/>
      <w:noProof w:val="0"/>
      <w:sz w:val="20"/>
      <w:szCs w:val="20"/>
      <w:lang w:val="en-US"/>
    </w:rPr>
  </w:style>
  <w:style w:type="character" w:customStyle="1" w:styleId="Document3">
    <w:name w:val="Document 3"/>
    <w:semiHidden/>
    <w:rsid w:val="00C8142A"/>
    <w:rPr>
      <w:rFonts w:ascii="Times New Roman" w:hAnsi="Times New Roman"/>
      <w:noProof w:val="0"/>
      <w:sz w:val="20"/>
      <w:szCs w:val="20"/>
      <w:lang w:val="en-US"/>
    </w:rPr>
  </w:style>
  <w:style w:type="character" w:customStyle="1" w:styleId="Document4">
    <w:name w:val="Document 4"/>
    <w:semiHidden/>
    <w:rsid w:val="00C8142A"/>
    <w:rPr>
      <w:b/>
      <w:bCs/>
      <w:i/>
      <w:iCs/>
      <w:sz w:val="20"/>
      <w:szCs w:val="20"/>
    </w:rPr>
  </w:style>
  <w:style w:type="character" w:customStyle="1" w:styleId="Document5">
    <w:name w:val="Document 5"/>
    <w:basedOn w:val="DefaultParagraphFont"/>
    <w:semiHidden/>
    <w:rsid w:val="00C8142A"/>
  </w:style>
  <w:style w:type="character" w:customStyle="1" w:styleId="Document6">
    <w:name w:val="Document 6"/>
    <w:basedOn w:val="DefaultParagraphFont"/>
    <w:semiHidden/>
    <w:rsid w:val="00C8142A"/>
  </w:style>
  <w:style w:type="character" w:customStyle="1" w:styleId="Document7">
    <w:name w:val="Document 7"/>
    <w:basedOn w:val="DefaultParagraphFont"/>
    <w:semiHidden/>
    <w:rsid w:val="00C8142A"/>
  </w:style>
  <w:style w:type="character" w:customStyle="1" w:styleId="Document8">
    <w:name w:val="Document 8"/>
    <w:basedOn w:val="DefaultParagraphFont"/>
    <w:semiHidden/>
    <w:rsid w:val="00C8142A"/>
  </w:style>
  <w:style w:type="paragraph" w:customStyle="1" w:styleId="Pleading">
    <w:name w:val="Pleading"/>
    <w:semiHidden/>
    <w:rsid w:val="00C8142A"/>
    <w:pPr>
      <w:tabs>
        <w:tab w:val="left" w:pos="-720"/>
      </w:tabs>
      <w:suppressAutoHyphens/>
      <w:overflowPunct w:val="0"/>
      <w:autoSpaceDE w:val="0"/>
      <w:autoSpaceDN w:val="0"/>
      <w:adjustRightInd w:val="0"/>
      <w:spacing w:line="240" w:lineRule="exact"/>
      <w:textAlignment w:val="baseline"/>
    </w:pPr>
    <w:rPr>
      <w:lang w:eastAsia="zh-CN"/>
    </w:rPr>
  </w:style>
  <w:style w:type="character" w:customStyle="1" w:styleId="AHead">
    <w:name w:val="A Head"/>
    <w:semiHidden/>
    <w:rsid w:val="00C8142A"/>
    <w:rPr>
      <w:rFonts w:ascii="Times New Roman" w:hAnsi="Times New Roman"/>
      <w:noProof w:val="0"/>
      <w:sz w:val="20"/>
      <w:szCs w:val="20"/>
      <w:lang w:val="en-US"/>
    </w:rPr>
  </w:style>
  <w:style w:type="paragraph" w:customStyle="1" w:styleId="BHead">
    <w:name w:val="B Head"/>
    <w:semiHidden/>
    <w:rsid w:val="00C8142A"/>
    <w:pPr>
      <w:tabs>
        <w:tab w:val="left" w:pos="-720"/>
      </w:tabs>
      <w:suppressAutoHyphens/>
      <w:overflowPunct w:val="0"/>
      <w:autoSpaceDE w:val="0"/>
      <w:autoSpaceDN w:val="0"/>
      <w:adjustRightInd w:val="0"/>
      <w:textAlignment w:val="baseline"/>
    </w:pPr>
    <w:rPr>
      <w:lang w:eastAsia="zh-CN"/>
    </w:rPr>
  </w:style>
  <w:style w:type="paragraph" w:customStyle="1" w:styleId="CHead">
    <w:name w:val="C Head"/>
    <w:semiHidden/>
    <w:rsid w:val="00C8142A"/>
    <w:pPr>
      <w:tabs>
        <w:tab w:val="left" w:pos="-720"/>
      </w:tabs>
      <w:suppressAutoHyphens/>
      <w:overflowPunct w:val="0"/>
      <w:autoSpaceDE w:val="0"/>
      <w:autoSpaceDN w:val="0"/>
      <w:adjustRightInd w:val="0"/>
      <w:textAlignment w:val="baseline"/>
    </w:pPr>
    <w:rPr>
      <w:lang w:eastAsia="zh-CN"/>
    </w:rPr>
  </w:style>
  <w:style w:type="paragraph" w:customStyle="1" w:styleId="SecNoHe">
    <w:name w:val="Sec No. &amp; He"/>
    <w:semiHidden/>
    <w:rsid w:val="00C8142A"/>
    <w:pPr>
      <w:tabs>
        <w:tab w:val="left" w:pos="-720"/>
      </w:tabs>
      <w:suppressAutoHyphens/>
      <w:overflowPunct w:val="0"/>
      <w:autoSpaceDE w:val="0"/>
      <w:autoSpaceDN w:val="0"/>
      <w:adjustRightInd w:val="0"/>
      <w:textAlignment w:val="baseline"/>
    </w:pPr>
    <w:rPr>
      <w:lang w:eastAsia="zh-CN"/>
    </w:rPr>
  </w:style>
  <w:style w:type="character" w:customStyle="1" w:styleId="DefaultPara">
    <w:name w:val="Default Para"/>
    <w:semiHidden/>
    <w:rsid w:val="00C8142A"/>
    <w:rPr>
      <w:rFonts w:ascii="CG Times" w:hAnsi="CG Times"/>
      <w:b/>
      <w:bCs/>
      <w:i/>
      <w:iCs/>
      <w:noProof w:val="0"/>
      <w:sz w:val="24"/>
      <w:szCs w:val="24"/>
      <w:lang w:val="en-US"/>
    </w:rPr>
  </w:style>
  <w:style w:type="paragraph" w:customStyle="1" w:styleId="RightPar1">
    <w:name w:val="Right Par[1]"/>
    <w:semiHidden/>
    <w:rsid w:val="00C8142A"/>
    <w:pPr>
      <w:tabs>
        <w:tab w:val="left" w:pos="-720"/>
        <w:tab w:val="left" w:pos="0"/>
        <w:tab w:val="decimal" w:pos="720"/>
      </w:tabs>
      <w:suppressAutoHyphens/>
      <w:overflowPunct w:val="0"/>
      <w:autoSpaceDE w:val="0"/>
      <w:autoSpaceDN w:val="0"/>
      <w:adjustRightInd w:val="0"/>
      <w:ind w:firstLine="720"/>
      <w:textAlignment w:val="baseline"/>
    </w:pPr>
    <w:rPr>
      <w:rFonts w:ascii="CG Times" w:hAnsi="CG Times"/>
      <w:b/>
      <w:bCs/>
      <w:i/>
      <w:iCs/>
      <w:sz w:val="24"/>
      <w:szCs w:val="24"/>
      <w:lang w:eastAsia="zh-CN"/>
    </w:rPr>
  </w:style>
  <w:style w:type="paragraph" w:customStyle="1" w:styleId="RightPar2">
    <w:name w:val="Right Par[2]"/>
    <w:semiHidden/>
    <w:rsid w:val="00C8142A"/>
    <w:pPr>
      <w:tabs>
        <w:tab w:val="left" w:pos="-720"/>
        <w:tab w:val="left" w:pos="0"/>
        <w:tab w:val="left" w:pos="720"/>
        <w:tab w:val="decimal" w:pos="1440"/>
      </w:tabs>
      <w:suppressAutoHyphens/>
      <w:overflowPunct w:val="0"/>
      <w:autoSpaceDE w:val="0"/>
      <w:autoSpaceDN w:val="0"/>
      <w:adjustRightInd w:val="0"/>
      <w:ind w:firstLine="1440"/>
      <w:textAlignment w:val="baseline"/>
    </w:pPr>
    <w:rPr>
      <w:rFonts w:ascii="CG Times" w:hAnsi="CG Times"/>
      <w:b/>
      <w:bCs/>
      <w:i/>
      <w:iCs/>
      <w:sz w:val="24"/>
      <w:szCs w:val="24"/>
      <w:lang w:eastAsia="zh-CN"/>
    </w:rPr>
  </w:style>
  <w:style w:type="paragraph" w:customStyle="1" w:styleId="RightPar3">
    <w:name w:val="Right Par[3]"/>
    <w:semiHidden/>
    <w:rsid w:val="00C8142A"/>
    <w:pPr>
      <w:tabs>
        <w:tab w:val="left" w:pos="-720"/>
        <w:tab w:val="left" w:pos="0"/>
        <w:tab w:val="left" w:pos="720"/>
        <w:tab w:val="left" w:pos="1440"/>
        <w:tab w:val="decimal" w:pos="2160"/>
      </w:tabs>
      <w:suppressAutoHyphens/>
      <w:overflowPunct w:val="0"/>
      <w:autoSpaceDE w:val="0"/>
      <w:autoSpaceDN w:val="0"/>
      <w:adjustRightInd w:val="0"/>
      <w:ind w:firstLine="2160"/>
      <w:textAlignment w:val="baseline"/>
    </w:pPr>
    <w:rPr>
      <w:rFonts w:ascii="CG Times" w:hAnsi="CG Times"/>
      <w:b/>
      <w:bCs/>
      <w:i/>
      <w:iCs/>
      <w:sz w:val="24"/>
      <w:szCs w:val="24"/>
      <w:lang w:eastAsia="zh-CN"/>
    </w:rPr>
  </w:style>
  <w:style w:type="paragraph" w:customStyle="1" w:styleId="RightPar4">
    <w:name w:val="Right Par[4]"/>
    <w:semiHidden/>
    <w:rsid w:val="00C8142A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suppressAutoHyphens/>
      <w:overflowPunct w:val="0"/>
      <w:autoSpaceDE w:val="0"/>
      <w:autoSpaceDN w:val="0"/>
      <w:adjustRightInd w:val="0"/>
      <w:ind w:firstLine="2880"/>
      <w:textAlignment w:val="baseline"/>
    </w:pPr>
    <w:rPr>
      <w:rFonts w:ascii="CG Times" w:hAnsi="CG Times"/>
      <w:b/>
      <w:bCs/>
      <w:i/>
      <w:iCs/>
      <w:sz w:val="24"/>
      <w:szCs w:val="24"/>
      <w:lang w:eastAsia="zh-CN"/>
    </w:rPr>
  </w:style>
  <w:style w:type="paragraph" w:customStyle="1" w:styleId="RightPar5">
    <w:name w:val="Right Par[5]"/>
    <w:semiHidden/>
    <w:rsid w:val="00C8142A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suppressAutoHyphens/>
      <w:overflowPunct w:val="0"/>
      <w:autoSpaceDE w:val="0"/>
      <w:autoSpaceDN w:val="0"/>
      <w:adjustRightInd w:val="0"/>
      <w:ind w:firstLine="3600"/>
      <w:textAlignment w:val="baseline"/>
    </w:pPr>
    <w:rPr>
      <w:rFonts w:ascii="CG Times" w:hAnsi="CG Times"/>
      <w:b/>
      <w:bCs/>
      <w:i/>
      <w:iCs/>
      <w:sz w:val="24"/>
      <w:szCs w:val="24"/>
      <w:lang w:eastAsia="zh-CN"/>
    </w:rPr>
  </w:style>
  <w:style w:type="paragraph" w:customStyle="1" w:styleId="RightPar6">
    <w:name w:val="Right Par[6]"/>
    <w:semiHidden/>
    <w:rsid w:val="00C8142A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suppressAutoHyphens/>
      <w:overflowPunct w:val="0"/>
      <w:autoSpaceDE w:val="0"/>
      <w:autoSpaceDN w:val="0"/>
      <w:adjustRightInd w:val="0"/>
      <w:ind w:firstLine="4320"/>
      <w:textAlignment w:val="baseline"/>
    </w:pPr>
    <w:rPr>
      <w:rFonts w:ascii="CG Times" w:hAnsi="CG Times"/>
      <w:b/>
      <w:bCs/>
      <w:i/>
      <w:iCs/>
      <w:sz w:val="24"/>
      <w:szCs w:val="24"/>
      <w:lang w:eastAsia="zh-CN"/>
    </w:rPr>
  </w:style>
  <w:style w:type="paragraph" w:customStyle="1" w:styleId="RightPar7">
    <w:name w:val="Right Par[7]"/>
    <w:semiHidden/>
    <w:rsid w:val="00C8142A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suppressAutoHyphens/>
      <w:overflowPunct w:val="0"/>
      <w:autoSpaceDE w:val="0"/>
      <w:autoSpaceDN w:val="0"/>
      <w:adjustRightInd w:val="0"/>
      <w:ind w:firstLine="5040"/>
      <w:textAlignment w:val="baseline"/>
    </w:pPr>
    <w:rPr>
      <w:rFonts w:ascii="CG Times" w:hAnsi="CG Times"/>
      <w:b/>
      <w:bCs/>
      <w:i/>
      <w:iCs/>
      <w:sz w:val="24"/>
      <w:szCs w:val="24"/>
      <w:lang w:eastAsia="zh-CN"/>
    </w:rPr>
  </w:style>
  <w:style w:type="paragraph" w:customStyle="1" w:styleId="RightPar8">
    <w:name w:val="Right Par[8]"/>
    <w:semiHidden/>
    <w:rsid w:val="00C8142A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suppressAutoHyphens/>
      <w:overflowPunct w:val="0"/>
      <w:autoSpaceDE w:val="0"/>
      <w:autoSpaceDN w:val="0"/>
      <w:adjustRightInd w:val="0"/>
      <w:ind w:firstLine="5760"/>
      <w:textAlignment w:val="baseline"/>
    </w:pPr>
    <w:rPr>
      <w:rFonts w:ascii="CG Times" w:hAnsi="CG Times"/>
      <w:b/>
      <w:bCs/>
      <w:i/>
      <w:iCs/>
      <w:sz w:val="24"/>
      <w:szCs w:val="24"/>
      <w:lang w:eastAsia="zh-CN"/>
    </w:rPr>
  </w:style>
  <w:style w:type="character" w:customStyle="1" w:styleId="Bibliogrphy">
    <w:name w:val="Bibliogrphy"/>
    <w:basedOn w:val="DefaultParagraphFont"/>
    <w:semiHidden/>
    <w:rsid w:val="00C8142A"/>
  </w:style>
  <w:style w:type="character" w:customStyle="1" w:styleId="BulletList">
    <w:name w:val="Bullet List"/>
    <w:basedOn w:val="DefaultParagraphFont"/>
    <w:semiHidden/>
    <w:rsid w:val="00C8142A"/>
  </w:style>
  <w:style w:type="paragraph" w:styleId="FootnoteText">
    <w:name w:val="footnote text"/>
    <w:basedOn w:val="Normal"/>
    <w:semiHidden/>
    <w:rsid w:val="00C8142A"/>
    <w:pPr>
      <w:tabs>
        <w:tab w:val="left" w:pos="360"/>
      </w:tabs>
      <w:suppressAutoHyphens/>
      <w:overflowPunct w:val="0"/>
      <w:autoSpaceDE w:val="0"/>
      <w:autoSpaceDN w:val="0"/>
      <w:adjustRightInd w:val="0"/>
      <w:ind w:left="360" w:hanging="360"/>
      <w:textAlignment w:val="baseline"/>
    </w:pPr>
    <w:rPr>
      <w:sz w:val="20"/>
      <w:szCs w:val="20"/>
    </w:rPr>
  </w:style>
  <w:style w:type="character" w:styleId="FootnoteReference">
    <w:name w:val="footnote reference"/>
    <w:semiHidden/>
    <w:rsid w:val="00C8142A"/>
    <w:rPr>
      <w:vertAlign w:val="superscript"/>
    </w:rPr>
  </w:style>
  <w:style w:type="paragraph" w:customStyle="1" w:styleId="Head21">
    <w:name w:val="Head 2.1"/>
    <w:basedOn w:val="Normal"/>
    <w:semiHidden/>
    <w:rsid w:val="00C8142A"/>
    <w:pPr>
      <w:suppressAutoHyphens/>
      <w:overflowPunct w:val="0"/>
      <w:autoSpaceDE w:val="0"/>
      <w:autoSpaceDN w:val="0"/>
      <w:adjustRightInd w:val="0"/>
      <w:jc w:val="center"/>
      <w:textAlignment w:val="baseline"/>
    </w:pPr>
    <w:rPr>
      <w:b/>
      <w:bCs/>
      <w:sz w:val="28"/>
      <w:szCs w:val="28"/>
    </w:rPr>
  </w:style>
  <w:style w:type="paragraph" w:customStyle="1" w:styleId="Head22">
    <w:name w:val="Head 2.2"/>
    <w:basedOn w:val="Normal"/>
    <w:semiHidden/>
    <w:rsid w:val="00C8142A"/>
    <w:pPr>
      <w:tabs>
        <w:tab w:val="left" w:pos="360"/>
      </w:tabs>
      <w:suppressAutoHyphens/>
      <w:overflowPunct w:val="0"/>
      <w:autoSpaceDE w:val="0"/>
      <w:autoSpaceDN w:val="0"/>
      <w:adjustRightInd w:val="0"/>
      <w:ind w:left="360" w:hanging="360"/>
      <w:textAlignment w:val="baseline"/>
    </w:pPr>
    <w:rPr>
      <w:b/>
      <w:bCs/>
    </w:rPr>
  </w:style>
  <w:style w:type="paragraph" w:customStyle="1" w:styleId="Head41">
    <w:name w:val="Head 4.1"/>
    <w:basedOn w:val="Normal"/>
    <w:semiHidden/>
    <w:rsid w:val="00C8142A"/>
    <w:pPr>
      <w:suppressAutoHyphens/>
      <w:overflowPunct w:val="0"/>
      <w:autoSpaceDE w:val="0"/>
      <w:autoSpaceDN w:val="0"/>
      <w:adjustRightInd w:val="0"/>
      <w:jc w:val="center"/>
      <w:textAlignment w:val="baseline"/>
    </w:pPr>
    <w:rPr>
      <w:b/>
      <w:bCs/>
      <w:sz w:val="28"/>
      <w:szCs w:val="28"/>
    </w:rPr>
  </w:style>
  <w:style w:type="paragraph" w:customStyle="1" w:styleId="Head42">
    <w:name w:val="Head 4.2"/>
    <w:basedOn w:val="Normal"/>
    <w:semiHidden/>
    <w:rsid w:val="00C8142A"/>
    <w:pPr>
      <w:tabs>
        <w:tab w:val="left" w:pos="360"/>
      </w:tabs>
      <w:suppressAutoHyphens/>
      <w:overflowPunct w:val="0"/>
      <w:autoSpaceDE w:val="0"/>
      <w:autoSpaceDN w:val="0"/>
      <w:adjustRightInd w:val="0"/>
      <w:ind w:left="360" w:hanging="360"/>
      <w:textAlignment w:val="baseline"/>
    </w:pPr>
    <w:rPr>
      <w:b/>
      <w:bCs/>
    </w:rPr>
  </w:style>
  <w:style w:type="paragraph" w:styleId="Title">
    <w:name w:val="Title"/>
    <w:basedOn w:val="Normal"/>
    <w:qFormat/>
    <w:rsid w:val="00C8142A"/>
    <w:pPr>
      <w:suppressAutoHyphens/>
      <w:overflowPunct w:val="0"/>
      <w:autoSpaceDE w:val="0"/>
      <w:autoSpaceDN w:val="0"/>
      <w:adjustRightInd w:val="0"/>
      <w:jc w:val="center"/>
      <w:textAlignment w:val="baseline"/>
    </w:pPr>
    <w:rPr>
      <w:b/>
      <w:bCs/>
      <w:sz w:val="48"/>
      <w:szCs w:val="48"/>
    </w:rPr>
  </w:style>
  <w:style w:type="paragraph" w:customStyle="1" w:styleId="BankNormal">
    <w:name w:val="BankNormal"/>
    <w:basedOn w:val="Normal"/>
    <w:semiHidden/>
    <w:rsid w:val="00C8142A"/>
    <w:pPr>
      <w:overflowPunct w:val="0"/>
      <w:autoSpaceDE w:val="0"/>
      <w:autoSpaceDN w:val="0"/>
      <w:adjustRightInd w:val="0"/>
      <w:spacing w:after="240"/>
      <w:textAlignment w:val="baseline"/>
    </w:pPr>
  </w:style>
  <w:style w:type="character" w:styleId="FollowedHyperlink">
    <w:name w:val="FollowedHyperlink"/>
    <w:rsid w:val="00C8142A"/>
    <w:rPr>
      <w:color w:val="800080"/>
      <w:u w:val="single"/>
    </w:rPr>
  </w:style>
  <w:style w:type="character" w:customStyle="1" w:styleId="Heading1Char">
    <w:name w:val="Heading 1 Char"/>
    <w:rsid w:val="00C8142A"/>
    <w:rPr>
      <w:rFonts w:ascii="Arial" w:hAnsi="Arial"/>
      <w:b/>
      <w:bCs/>
      <w:sz w:val="36"/>
      <w:szCs w:val="36"/>
      <w:lang w:val="en-US" w:eastAsia="zh-CN" w:bidi="ar-SA"/>
    </w:rPr>
  </w:style>
  <w:style w:type="paragraph" w:customStyle="1" w:styleId="Sec1-Clauses">
    <w:name w:val="Sec1-Clauses"/>
    <w:basedOn w:val="Normal"/>
    <w:semiHidden/>
    <w:rsid w:val="00C8142A"/>
    <w:pPr>
      <w:spacing w:before="120" w:after="120"/>
    </w:pPr>
    <w:rPr>
      <w:b/>
      <w:szCs w:val="20"/>
    </w:rPr>
  </w:style>
  <w:style w:type="paragraph" w:styleId="BodyTextIndent">
    <w:name w:val="Body Text Indent"/>
    <w:basedOn w:val="Normal"/>
    <w:rsid w:val="00C8142A"/>
    <w:pPr>
      <w:spacing w:after="120"/>
      <w:ind w:left="360"/>
    </w:pPr>
  </w:style>
  <w:style w:type="paragraph" w:styleId="Date">
    <w:name w:val="Date"/>
    <w:basedOn w:val="Normal"/>
    <w:next w:val="Normal"/>
    <w:rsid w:val="00C8142A"/>
    <w:rPr>
      <w:sz w:val="20"/>
      <w:szCs w:val="20"/>
    </w:rPr>
  </w:style>
  <w:style w:type="paragraph" w:styleId="BodyTextIndent3">
    <w:name w:val="Body Text Indent 3"/>
    <w:basedOn w:val="Normal"/>
    <w:rsid w:val="00C8142A"/>
    <w:pPr>
      <w:spacing w:after="120"/>
      <w:ind w:left="360"/>
    </w:pPr>
    <w:rPr>
      <w:sz w:val="16"/>
      <w:szCs w:val="16"/>
    </w:rPr>
  </w:style>
  <w:style w:type="paragraph" w:styleId="Subtitle">
    <w:name w:val="Subtitle"/>
    <w:basedOn w:val="Normal"/>
    <w:qFormat/>
    <w:rsid w:val="00C8142A"/>
    <w:pPr>
      <w:jc w:val="center"/>
    </w:pPr>
    <w:rPr>
      <w:b/>
      <w:sz w:val="44"/>
      <w:szCs w:val="20"/>
    </w:rPr>
  </w:style>
  <w:style w:type="character" w:customStyle="1" w:styleId="TOC2Char">
    <w:name w:val="TOC 2 Char"/>
    <w:rsid w:val="00C8142A"/>
    <w:rPr>
      <w:rFonts w:ascii="Arial" w:hAnsi="Arial"/>
      <w:b/>
      <w:sz w:val="24"/>
      <w:szCs w:val="24"/>
      <w:lang w:val="en-US" w:eastAsia="zh-CN" w:bidi="ar-SA"/>
    </w:rPr>
  </w:style>
  <w:style w:type="paragraph" w:styleId="BodyTextIndent2">
    <w:name w:val="Body Text Indent 2"/>
    <w:basedOn w:val="Normal"/>
    <w:rsid w:val="00C8142A"/>
    <w:pPr>
      <w:spacing w:before="120"/>
      <w:ind w:left="657" w:hanging="657"/>
    </w:pPr>
    <w:rPr>
      <w:szCs w:val="20"/>
    </w:rPr>
  </w:style>
  <w:style w:type="paragraph" w:styleId="BlockText">
    <w:name w:val="Block Text"/>
    <w:basedOn w:val="Normal"/>
    <w:rsid w:val="00C8142A"/>
    <w:pPr>
      <w:tabs>
        <w:tab w:val="left" w:pos="540"/>
      </w:tabs>
      <w:spacing w:after="200"/>
      <w:ind w:left="540" w:right="-72" w:hanging="547"/>
    </w:pPr>
    <w:rPr>
      <w:rFonts w:ascii="Arial" w:hAnsi="Arial" w:cs="Arial"/>
      <w:sz w:val="22"/>
      <w:szCs w:val="22"/>
      <w:lang w:val="en-GB"/>
    </w:rPr>
  </w:style>
  <w:style w:type="paragraph" w:customStyle="1" w:styleId="Outline">
    <w:name w:val="Outline"/>
    <w:basedOn w:val="Normal"/>
    <w:semiHidden/>
    <w:rsid w:val="00C8142A"/>
    <w:pPr>
      <w:spacing w:before="240"/>
    </w:pPr>
    <w:rPr>
      <w:kern w:val="28"/>
      <w:szCs w:val="20"/>
    </w:rPr>
  </w:style>
  <w:style w:type="paragraph" w:customStyle="1" w:styleId="SectionVHeader">
    <w:name w:val="Section V. Header"/>
    <w:basedOn w:val="Normal"/>
    <w:semiHidden/>
    <w:rsid w:val="00C8142A"/>
    <w:pPr>
      <w:jc w:val="center"/>
    </w:pPr>
    <w:rPr>
      <w:b/>
      <w:sz w:val="36"/>
      <w:szCs w:val="20"/>
    </w:rPr>
  </w:style>
  <w:style w:type="paragraph" w:customStyle="1" w:styleId="BankNormalChar">
    <w:name w:val="BankNormal Char"/>
    <w:basedOn w:val="Normal"/>
    <w:semiHidden/>
    <w:rsid w:val="00C8142A"/>
    <w:pPr>
      <w:spacing w:after="240"/>
    </w:pPr>
  </w:style>
  <w:style w:type="character" w:customStyle="1" w:styleId="BankNormalCharChar">
    <w:name w:val="BankNormal Char Char"/>
    <w:rsid w:val="00C8142A"/>
    <w:rPr>
      <w:rFonts w:eastAsia="SimSun"/>
      <w:sz w:val="24"/>
      <w:szCs w:val="24"/>
      <w:lang w:val="en-US" w:eastAsia="en-US" w:bidi="ar-SA"/>
    </w:rPr>
  </w:style>
  <w:style w:type="paragraph" w:styleId="BodyText">
    <w:name w:val="Body Text"/>
    <w:basedOn w:val="Normal"/>
    <w:rsid w:val="00C8142A"/>
    <w:pPr>
      <w:spacing w:after="120"/>
    </w:pPr>
  </w:style>
  <w:style w:type="paragraph" w:styleId="List">
    <w:name w:val="List"/>
    <w:aliases w:val="1. List"/>
    <w:basedOn w:val="Normal"/>
    <w:rsid w:val="00C8142A"/>
    <w:pPr>
      <w:spacing w:before="120" w:after="120"/>
      <w:ind w:left="1440"/>
      <w:jc w:val="both"/>
    </w:pPr>
    <w:rPr>
      <w:szCs w:val="20"/>
    </w:rPr>
  </w:style>
  <w:style w:type="paragraph" w:customStyle="1" w:styleId="Heading1-Clausename">
    <w:name w:val="Heading 1- Clause name"/>
    <w:basedOn w:val="Normal"/>
    <w:rsid w:val="00C8142A"/>
    <w:pPr>
      <w:tabs>
        <w:tab w:val="num" w:pos="720"/>
      </w:tabs>
      <w:spacing w:before="120" w:after="120"/>
      <w:ind w:left="360" w:hanging="360"/>
    </w:pPr>
    <w:rPr>
      <w:b/>
      <w:szCs w:val="20"/>
    </w:rPr>
  </w:style>
  <w:style w:type="character" w:customStyle="1" w:styleId="NormalIndentChar">
    <w:name w:val="Normal Indent Char"/>
    <w:rsid w:val="00C8142A"/>
    <w:rPr>
      <w:rFonts w:eastAsia="SimSun"/>
      <w:sz w:val="24"/>
      <w:szCs w:val="24"/>
      <w:lang w:val="en-US" w:eastAsia="en-US" w:bidi="ar-SA"/>
    </w:rPr>
  </w:style>
  <w:style w:type="paragraph" w:styleId="TOC4">
    <w:name w:val="toc 4"/>
    <w:basedOn w:val="Normal"/>
    <w:next w:val="Normal"/>
    <w:autoRedefine/>
    <w:semiHidden/>
    <w:rsid w:val="00C8142A"/>
    <w:pPr>
      <w:tabs>
        <w:tab w:val="left" w:pos="2200"/>
        <w:tab w:val="right" w:leader="dot" w:pos="9019"/>
      </w:tabs>
      <w:ind w:left="1728"/>
    </w:pPr>
    <w:rPr>
      <w:rFonts w:ascii="Arial" w:hAnsi="Arial"/>
      <w:b/>
      <w:noProof/>
      <w:sz w:val="18"/>
      <w:szCs w:val="18"/>
      <w:lang w:val="en-GB"/>
    </w:rPr>
  </w:style>
  <w:style w:type="paragraph" w:styleId="TOC5">
    <w:name w:val="toc 5"/>
    <w:basedOn w:val="Normal"/>
    <w:next w:val="Normal"/>
    <w:autoRedefine/>
    <w:semiHidden/>
    <w:rsid w:val="00C8142A"/>
    <w:pPr>
      <w:ind w:left="960"/>
    </w:pPr>
  </w:style>
  <w:style w:type="paragraph" w:styleId="TOC6">
    <w:name w:val="toc 6"/>
    <w:basedOn w:val="Normal"/>
    <w:next w:val="Normal"/>
    <w:autoRedefine/>
    <w:semiHidden/>
    <w:rsid w:val="00C8142A"/>
    <w:pPr>
      <w:ind w:left="1200"/>
    </w:pPr>
  </w:style>
  <w:style w:type="paragraph" w:styleId="TOC7">
    <w:name w:val="toc 7"/>
    <w:basedOn w:val="Normal"/>
    <w:next w:val="Normal"/>
    <w:autoRedefine/>
    <w:semiHidden/>
    <w:rsid w:val="00C8142A"/>
    <w:pPr>
      <w:ind w:left="1440"/>
    </w:pPr>
  </w:style>
  <w:style w:type="paragraph" w:styleId="TOC8">
    <w:name w:val="toc 8"/>
    <w:basedOn w:val="Normal"/>
    <w:next w:val="Normal"/>
    <w:autoRedefine/>
    <w:semiHidden/>
    <w:rsid w:val="00C8142A"/>
    <w:pPr>
      <w:ind w:left="1680"/>
    </w:pPr>
  </w:style>
  <w:style w:type="paragraph" w:styleId="TOC9">
    <w:name w:val="toc 9"/>
    <w:basedOn w:val="Normal"/>
    <w:next w:val="Normal"/>
    <w:autoRedefine/>
    <w:semiHidden/>
    <w:rsid w:val="00C8142A"/>
    <w:pPr>
      <w:ind w:left="1920"/>
    </w:pPr>
  </w:style>
  <w:style w:type="paragraph" w:customStyle="1" w:styleId="Outline4">
    <w:name w:val="Outline4"/>
    <w:basedOn w:val="Normal"/>
    <w:autoRedefine/>
    <w:rsid w:val="00063310"/>
    <w:pPr>
      <w:tabs>
        <w:tab w:val="num" w:pos="1440"/>
        <w:tab w:val="left" w:pos="1710"/>
      </w:tabs>
      <w:spacing w:before="160" w:after="240"/>
      <w:ind w:left="792" w:hanging="677"/>
      <w:jc w:val="both"/>
    </w:pPr>
    <w:rPr>
      <w:rFonts w:ascii="Arial" w:hAnsi="Arial" w:cs="Arial"/>
      <w:kern w:val="28"/>
      <w:sz w:val="22"/>
      <w:szCs w:val="22"/>
      <w:lang w:val="en-GB"/>
    </w:rPr>
  </w:style>
  <w:style w:type="paragraph" w:customStyle="1" w:styleId="StyleHeader2-SubClausesBoldChar">
    <w:name w:val="Style Header 2 - SubClauses + Bold Char"/>
    <w:basedOn w:val="Normal"/>
    <w:link w:val="StyleHeader2-SubClausesBoldCharChar"/>
    <w:autoRedefine/>
    <w:rsid w:val="00C8142A"/>
    <w:pPr>
      <w:tabs>
        <w:tab w:val="left" w:pos="576"/>
      </w:tabs>
      <w:spacing w:after="200"/>
      <w:ind w:left="612"/>
      <w:jc w:val="both"/>
    </w:pPr>
    <w:rPr>
      <w:b/>
      <w:bCs/>
      <w:lang w:val="es-ES_tradnl" w:eastAsia="en-US"/>
    </w:rPr>
  </w:style>
  <w:style w:type="character" w:customStyle="1" w:styleId="StyleHeader2-SubClausesBoldCharChar">
    <w:name w:val="Style Header 2 - SubClauses + Bold Char Char"/>
    <w:link w:val="StyleHeader2-SubClausesBoldChar"/>
    <w:rsid w:val="00C8142A"/>
    <w:rPr>
      <w:rFonts w:eastAsia="SimSun"/>
      <w:b/>
      <w:bCs/>
      <w:sz w:val="24"/>
      <w:szCs w:val="24"/>
      <w:lang w:val="es-ES_tradnl" w:eastAsia="en-US" w:bidi="ar-SA"/>
    </w:rPr>
  </w:style>
  <w:style w:type="paragraph" w:customStyle="1" w:styleId="P3Header1-ClausesChar">
    <w:name w:val="P3 Header1-Clauses Char"/>
    <w:basedOn w:val="Normal"/>
    <w:link w:val="P3Header1-ClausesCharChar"/>
    <w:rsid w:val="00C8142A"/>
    <w:pPr>
      <w:tabs>
        <w:tab w:val="left" w:pos="972"/>
        <w:tab w:val="num" w:pos="2160"/>
      </w:tabs>
      <w:spacing w:after="200"/>
      <w:ind w:left="2160" w:hanging="180"/>
      <w:jc w:val="both"/>
    </w:pPr>
    <w:rPr>
      <w:lang w:val="es-ES_tradnl" w:eastAsia="en-US"/>
    </w:rPr>
  </w:style>
  <w:style w:type="character" w:customStyle="1" w:styleId="P3Header1-ClausesCharChar">
    <w:name w:val="P3 Header1-Clauses Char Char"/>
    <w:link w:val="P3Header1-ClausesChar"/>
    <w:rsid w:val="00C8142A"/>
    <w:rPr>
      <w:rFonts w:eastAsia="SimSun"/>
      <w:sz w:val="24"/>
      <w:szCs w:val="24"/>
      <w:lang w:val="es-ES_tradnl" w:eastAsia="en-US" w:bidi="ar-SA"/>
    </w:rPr>
  </w:style>
  <w:style w:type="character" w:customStyle="1" w:styleId="Heading3CharCharCharCharCharCharCharCharCharCharCharCharCharChar">
    <w:name w:val="Heading 3 Char Char Char Char Char Char Char Char Char Char Char Char Char Char"/>
    <w:rsid w:val="00C8142A"/>
    <w:rPr>
      <w:rFonts w:ascii="Arial" w:eastAsia="SimSun" w:hAnsi="Arial" w:cs="Arial"/>
      <w:b/>
      <w:bCs/>
      <w:sz w:val="26"/>
      <w:szCs w:val="26"/>
      <w:lang w:val="en-GB" w:eastAsia="en-US" w:bidi="ar-SA"/>
    </w:rPr>
  </w:style>
  <w:style w:type="paragraph" w:styleId="NormalWeb">
    <w:name w:val="Normal (Web)"/>
    <w:basedOn w:val="Normal"/>
    <w:uiPriority w:val="99"/>
    <w:rsid w:val="00C8142A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SectionIXHeader">
    <w:name w:val="Section IX Header"/>
    <w:basedOn w:val="SectionVHeader"/>
    <w:rsid w:val="00C8142A"/>
  </w:style>
  <w:style w:type="paragraph" w:customStyle="1" w:styleId="StyleClauseSubList12ptJustifiedAfter10pt">
    <w:name w:val="Style ClauseSub_List + 12 pt Justified After:  10 pt"/>
    <w:basedOn w:val="ClauseSubList"/>
    <w:rsid w:val="00C8142A"/>
    <w:pPr>
      <w:numPr>
        <w:numId w:val="7"/>
      </w:numPr>
      <w:spacing w:after="200"/>
      <w:jc w:val="both"/>
    </w:pPr>
    <w:rPr>
      <w:sz w:val="24"/>
      <w:szCs w:val="24"/>
    </w:rPr>
  </w:style>
  <w:style w:type="paragraph" w:customStyle="1" w:styleId="SectionVHeading2">
    <w:name w:val="Section V. Heading 2"/>
    <w:basedOn w:val="SectionVHeader"/>
    <w:rsid w:val="00C8142A"/>
    <w:pPr>
      <w:spacing w:before="120" w:after="200"/>
    </w:pPr>
    <w:rPr>
      <w:sz w:val="28"/>
      <w:lang w:val="es-ES_tradnl"/>
    </w:rPr>
  </w:style>
  <w:style w:type="paragraph" w:customStyle="1" w:styleId="TOCNumber1">
    <w:name w:val="TOC Number1"/>
    <w:basedOn w:val="Heading4"/>
    <w:autoRedefine/>
    <w:rsid w:val="00C8142A"/>
    <w:pPr>
      <w:keepNext w:val="0"/>
      <w:suppressAutoHyphens/>
      <w:spacing w:before="0" w:after="120"/>
      <w:ind w:right="18"/>
      <w:outlineLvl w:val="9"/>
    </w:pPr>
    <w:rPr>
      <w:rFonts w:ascii="Tahoma" w:hAnsi="Tahoma"/>
      <w:sz w:val="18"/>
      <w:szCs w:val="18"/>
    </w:rPr>
  </w:style>
  <w:style w:type="paragraph" w:styleId="DocumentMap">
    <w:name w:val="Document Map"/>
    <w:basedOn w:val="Normal"/>
    <w:semiHidden/>
    <w:rsid w:val="00C8142A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Strong">
    <w:name w:val="Strong"/>
    <w:qFormat/>
    <w:rsid w:val="00AC57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5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7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5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2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7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9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097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5096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5370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32984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3803362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556641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87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cptu.gov.bd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cptudg@cptu.gov.bd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mailto:info@cptu.gov.bd" TargetMode="Externa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yperlink" Target="mailto:cptudg@cptu.gov.bd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2094C9-0979-46DE-B7EC-45CD0861D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1789</Words>
  <Characters>10202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Section 1</vt:lpstr>
    </vt:vector>
  </TitlesOfParts>
  <Company>IEB</Company>
  <LinksUpToDate>false</LinksUpToDate>
  <CharactersWithSpaces>11968</CharactersWithSpaces>
  <SharedDoc>false</SharedDoc>
  <HLinks>
    <vt:vector size="12" baseType="variant">
      <vt:variant>
        <vt:i4>2555984</vt:i4>
      </vt:variant>
      <vt:variant>
        <vt:i4>3</vt:i4>
      </vt:variant>
      <vt:variant>
        <vt:i4>0</vt:i4>
      </vt:variant>
      <vt:variant>
        <vt:i4>5</vt:i4>
      </vt:variant>
      <vt:variant>
        <vt:lpwstr>mailto:cptudg@cptu.gov.bd</vt:lpwstr>
      </vt:variant>
      <vt:variant>
        <vt:lpwstr/>
      </vt:variant>
      <vt:variant>
        <vt:i4>5963827</vt:i4>
      </vt:variant>
      <vt:variant>
        <vt:i4>0</vt:i4>
      </vt:variant>
      <vt:variant>
        <vt:i4>0</vt:i4>
      </vt:variant>
      <vt:variant>
        <vt:i4>5</vt:i4>
      </vt:variant>
      <vt:variant>
        <vt:lpwstr>mailto:info@cptu.gov.bd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1</dc:title>
  <dc:subject/>
  <dc:creator>Bulbul Alam</dc:creator>
  <cp:keywords/>
  <cp:lastModifiedBy>Administrator</cp:lastModifiedBy>
  <cp:revision>3</cp:revision>
  <cp:lastPrinted>2016-06-19T02:41:00Z</cp:lastPrinted>
  <dcterms:created xsi:type="dcterms:W3CDTF">2016-07-20T04:01:00Z</dcterms:created>
  <dcterms:modified xsi:type="dcterms:W3CDTF">2016-07-20T04:02:00Z</dcterms:modified>
</cp:coreProperties>
</file>